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B7B" w:rsidRPr="007E1467" w:rsidRDefault="00CB4B7B" w:rsidP="00991A87">
      <w:pPr>
        <w:spacing w:line="240" w:lineRule="auto"/>
        <w:jc w:val="center"/>
      </w:pPr>
      <w:bookmarkStart w:id="0" w:name="_Hlk523430938"/>
      <w:bookmarkEnd w:id="0"/>
      <w:r w:rsidRPr="007E1467">
        <w:rPr>
          <w:noProof/>
        </w:rPr>
        <w:drawing>
          <wp:inline distT="0" distB="0" distL="0" distR="0" wp14:anchorId="42E7CB06" wp14:editId="51646CE3">
            <wp:extent cx="1280160" cy="1420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raph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93" cy="1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7B" w:rsidRPr="007E1467" w:rsidRDefault="00CB4B7B" w:rsidP="00991A87">
      <w:pPr>
        <w:pStyle w:val="Title"/>
        <w:spacing w:line="240" w:lineRule="auto"/>
        <w:rPr>
          <w:b w:val="0"/>
          <w:bCs w:val="0"/>
          <w:sz w:val="32"/>
          <w:szCs w:val="32"/>
        </w:rPr>
      </w:pPr>
    </w:p>
    <w:p w:rsidR="00CB4B7B" w:rsidRPr="0017145E" w:rsidRDefault="00CB4B7B" w:rsidP="00991A87">
      <w:pPr>
        <w:pStyle w:val="Title"/>
        <w:spacing w:line="240" w:lineRule="auto"/>
      </w:pPr>
      <w:r w:rsidRPr="0017145E">
        <w:rPr>
          <w:cs/>
        </w:rPr>
        <w:t>รายงานปฏิบัติงานสหกิจศึกษา</w:t>
      </w:r>
    </w:p>
    <w:p w:rsidR="00CB4B7B" w:rsidRPr="00102C99" w:rsidRDefault="00CB4B7B" w:rsidP="00991A87">
      <w:pPr>
        <w:spacing w:line="240" w:lineRule="auto"/>
        <w:ind w:left="-180" w:right="-154"/>
        <w:jc w:val="center"/>
        <w:rPr>
          <w:b/>
          <w:bCs/>
          <w:color w:val="FF0000"/>
          <w:sz w:val="40"/>
          <w:szCs w:val="40"/>
        </w:rPr>
      </w:pPr>
      <w:r w:rsidRPr="00102C99">
        <w:rPr>
          <w:b/>
          <w:bCs/>
          <w:color w:val="FF0000"/>
          <w:sz w:val="40"/>
          <w:szCs w:val="40"/>
          <w:cs/>
        </w:rPr>
        <w:t>ระบบ</w:t>
      </w:r>
      <w:r w:rsidR="00102C99" w:rsidRPr="00102C99">
        <w:rPr>
          <w:b/>
          <w:bCs/>
          <w:color w:val="FF0000"/>
          <w:sz w:val="40"/>
          <w:szCs w:val="40"/>
          <w:cs/>
        </w:rPr>
        <w:t>/</w:t>
      </w:r>
      <w:r w:rsidR="00102C99" w:rsidRPr="00102C99">
        <w:rPr>
          <w:rFonts w:hint="cs"/>
          <w:b/>
          <w:bCs/>
          <w:color w:val="FF0000"/>
          <w:sz w:val="40"/>
          <w:szCs w:val="40"/>
          <w:cs/>
        </w:rPr>
        <w:t>งาน</w:t>
      </w:r>
      <w:r w:rsidR="00102C99" w:rsidRPr="00102C99">
        <w:rPr>
          <w:b/>
          <w:bCs/>
          <w:color w:val="FF0000"/>
          <w:sz w:val="40"/>
          <w:szCs w:val="40"/>
          <w:cs/>
        </w:rPr>
        <w:t>....................................</w:t>
      </w:r>
      <w:r w:rsidRPr="00102C99">
        <w:rPr>
          <w:b/>
          <w:bCs/>
          <w:color w:val="FF0000"/>
          <w:sz w:val="40"/>
          <w:szCs w:val="40"/>
          <w:cs/>
        </w:rPr>
        <w:t xml:space="preserve"> : ส่วนงาน....................................</w:t>
      </w: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102C99" w:rsidP="00991A87">
      <w:pPr>
        <w:pStyle w:val="Subtitle"/>
        <w:spacing w:line="240" w:lineRule="auto"/>
        <w:rPr>
          <w:rStyle w:val="SubtleEmphasis"/>
          <w:b/>
          <w:bCs/>
          <w:color w:val="FF0000"/>
          <w:cs/>
        </w:rPr>
      </w:pPr>
      <w:r w:rsidRPr="00102C99">
        <w:rPr>
          <w:rStyle w:val="SubtleEmphasis"/>
          <w:rFonts w:hint="cs"/>
          <w:b/>
          <w:bCs/>
          <w:color w:val="FF0000"/>
          <w:cs/>
        </w:rPr>
        <w:t>ชื่อ นามสกุล</w:t>
      </w:r>
    </w:p>
    <w:p w:rsidR="00957B98" w:rsidRPr="00102C99" w:rsidRDefault="00957B98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pStyle w:val="Subtitle"/>
        <w:spacing w:line="240" w:lineRule="auto"/>
        <w:rPr>
          <w:b/>
          <w:bCs/>
          <w:color w:val="000000" w:themeColor="text1"/>
          <w:sz w:val="32"/>
          <w:szCs w:val="32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:rsidR="00CB4B7B" w:rsidRPr="00102C99" w:rsidRDefault="00CB4B7B" w:rsidP="00991A87">
      <w:pPr>
        <w:pStyle w:val="Subtitle"/>
        <w:spacing w:line="240" w:lineRule="auto"/>
        <w:rPr>
          <w:rStyle w:val="SubtleEmphasis"/>
          <w:b/>
          <w:bCs/>
          <w:color w:val="000000" w:themeColor="text1"/>
        </w:rPr>
      </w:pPr>
      <w:r w:rsidRPr="00102C99">
        <w:rPr>
          <w:rStyle w:val="SubtleEmphasis"/>
          <w:b/>
          <w:bCs/>
          <w:color w:val="000000" w:themeColor="text1"/>
          <w:cs/>
        </w:rPr>
        <w:t>สถานที่ปฏิบัติงาน</w:t>
      </w:r>
    </w:p>
    <w:p w:rsidR="00102C99" w:rsidRPr="00102C99" w:rsidRDefault="00102C99" w:rsidP="00991A87">
      <w:pPr>
        <w:pStyle w:val="Subtitle"/>
        <w:spacing w:line="240" w:lineRule="auto"/>
        <w:rPr>
          <w:b/>
          <w:bCs/>
          <w:color w:val="FF0000"/>
          <w:sz w:val="36"/>
          <w:szCs w:val="36"/>
        </w:rPr>
      </w:pPr>
      <w:r w:rsidRPr="00102C99">
        <w:rPr>
          <w:b/>
          <w:bCs/>
          <w:color w:val="FF0000"/>
          <w:sz w:val="36"/>
          <w:szCs w:val="36"/>
        </w:rPr>
        <w:t>______________________________</w:t>
      </w:r>
    </w:p>
    <w:p w:rsidR="00CB4B7B" w:rsidRPr="00102C99" w:rsidRDefault="00102C99" w:rsidP="00991A87">
      <w:pPr>
        <w:pStyle w:val="Subtitle"/>
        <w:spacing w:line="240" w:lineRule="auto"/>
        <w:rPr>
          <w:b/>
          <w:bCs/>
          <w:color w:val="FF0000"/>
          <w:sz w:val="36"/>
          <w:szCs w:val="36"/>
        </w:rPr>
      </w:pPr>
      <w:r w:rsidRPr="00102C99">
        <w:rPr>
          <w:b/>
          <w:bCs/>
          <w:color w:val="FF0000"/>
          <w:sz w:val="36"/>
          <w:szCs w:val="36"/>
        </w:rPr>
        <w:t>_____________</w:t>
      </w:r>
    </w:p>
    <w:p w:rsidR="00CB4B7B" w:rsidRPr="00102C99" w:rsidRDefault="00CB4B7B" w:rsidP="00991A87">
      <w:pPr>
        <w:spacing w:line="240" w:lineRule="auto"/>
        <w:rPr>
          <w:color w:val="FF0000"/>
          <w:sz w:val="36"/>
          <w:szCs w:val="36"/>
        </w:rPr>
      </w:pPr>
    </w:p>
    <w:p w:rsidR="00CB4B7B" w:rsidRDefault="00CB4B7B" w:rsidP="00991A87">
      <w:pPr>
        <w:pStyle w:val="a3"/>
        <w:spacing w:line="240" w:lineRule="auto"/>
        <w:jc w:val="both"/>
      </w:pPr>
    </w:p>
    <w:p w:rsidR="00991A87" w:rsidRPr="007E1467" w:rsidRDefault="00991A87" w:rsidP="00991A87">
      <w:pPr>
        <w:pStyle w:val="a3"/>
        <w:spacing w:line="240" w:lineRule="auto"/>
        <w:jc w:val="both"/>
      </w:pPr>
    </w:p>
    <w:p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รายงานนี้เป็นส่วนหนึ่งของวิชาสหกิจศึกษา หลักสูตรปริญญาวิทยาศาสตรบัณฑิต</w:t>
      </w:r>
    </w:p>
    <w:p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สาขาวิชาวิศวกรรมซอฟต์แวร์ คณะวิทยาการสารสนเทศ  มหาวิทยาลัยบูรพา</w:t>
      </w:r>
    </w:p>
    <w:p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 xml:space="preserve">ปีการศึกษา </w:t>
      </w:r>
      <w:r w:rsidR="0072715B">
        <w:rPr>
          <w:b/>
          <w:bCs/>
        </w:rPr>
        <w:t>256</w:t>
      </w:r>
      <w:r w:rsidR="0072715B">
        <w:rPr>
          <w:rFonts w:hint="cs"/>
          <w:b/>
          <w:bCs/>
          <w:cs/>
        </w:rPr>
        <w:t>1</w:t>
      </w:r>
    </w:p>
    <w:p w:rsidR="00CB4B7B" w:rsidRPr="0017145E" w:rsidRDefault="00CB4B7B" w:rsidP="00991A87">
      <w:pPr>
        <w:pStyle w:val="a3"/>
        <w:spacing w:line="240" w:lineRule="auto"/>
        <w:rPr>
          <w:rFonts w:cs="Angsana New"/>
          <w:b/>
          <w:bCs/>
          <w:cs/>
        </w:rPr>
        <w:sectPr w:rsidR="00CB4B7B" w:rsidRPr="0017145E" w:rsidSect="00232BD9">
          <w:pgSz w:w="11906" w:h="16838" w:code="9"/>
          <w:pgMar w:top="2160" w:right="1152" w:bottom="1008" w:left="1872" w:header="0" w:footer="0" w:gutter="0"/>
          <w:cols w:space="708"/>
          <w:docGrid w:linePitch="435"/>
        </w:sectPr>
      </w:pPr>
      <w:r w:rsidRPr="0017145E">
        <w:rPr>
          <w:b/>
          <w:bCs/>
          <w:cs/>
        </w:rPr>
        <w:lastRenderedPageBreak/>
        <w:t>ลิขสิทธิ์ของคณะวิทยาการสารสนเทศ  มหาวิทยาลัยบูรพา</w:t>
      </w:r>
    </w:p>
    <w:p w:rsidR="00CB4B7B" w:rsidRPr="0017781C" w:rsidRDefault="00CB4B7B" w:rsidP="00991A87">
      <w:pPr>
        <w:spacing w:line="240" w:lineRule="auto"/>
        <w:jc w:val="center"/>
        <w:rPr>
          <w:b/>
          <w:bCs/>
          <w:sz w:val="44"/>
          <w:szCs w:val="44"/>
        </w:rPr>
      </w:pPr>
      <w:r w:rsidRPr="0017781C">
        <w:rPr>
          <w:b/>
          <w:bCs/>
          <w:sz w:val="44"/>
          <w:szCs w:val="44"/>
        </w:rPr>
        <w:lastRenderedPageBreak/>
        <w:t>COOPERATIVE EDUCATION</w:t>
      </w:r>
    </w:p>
    <w:p w:rsidR="00CB4B7B" w:rsidRPr="00102C99" w:rsidRDefault="00CB4B7B" w:rsidP="00991A87">
      <w:pPr>
        <w:spacing w:line="240" w:lineRule="auto"/>
        <w:jc w:val="center"/>
        <w:rPr>
          <w:b/>
          <w:bCs/>
          <w:color w:val="FF0000"/>
          <w:sz w:val="40"/>
          <w:szCs w:val="40"/>
        </w:rPr>
      </w:pPr>
      <w:r w:rsidRPr="00102C99">
        <w:rPr>
          <w:b/>
          <w:bCs/>
          <w:color w:val="FF0000"/>
          <w:sz w:val="40"/>
          <w:szCs w:val="40"/>
          <w:cs/>
        </w:rPr>
        <w:t xml:space="preserve">ชื่อระบบภาษาอังกฤษ : ชื่อส่วนงานภาษาอังกฤษ </w:t>
      </w: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Default="00CB4B7B" w:rsidP="00991A87">
      <w:pPr>
        <w:spacing w:line="240" w:lineRule="auto"/>
        <w:jc w:val="center"/>
        <w:rPr>
          <w:b/>
          <w:bCs/>
        </w:rPr>
      </w:pPr>
    </w:p>
    <w:p w:rsidR="00CC298C" w:rsidRPr="0017781C" w:rsidRDefault="00CC298C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center"/>
        <w:rPr>
          <w:b/>
          <w:bCs/>
          <w:color w:val="FF0000"/>
          <w:sz w:val="36"/>
          <w:szCs w:val="36"/>
        </w:rPr>
      </w:pPr>
      <w:r w:rsidRPr="0017781C">
        <w:rPr>
          <w:b/>
          <w:bCs/>
          <w:color w:val="FF0000"/>
          <w:sz w:val="36"/>
          <w:szCs w:val="36"/>
        </w:rPr>
        <w:t>NAME LASTNAME</w:t>
      </w:r>
    </w:p>
    <w:p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:rsidR="00CB4B7B" w:rsidRDefault="00CB4B7B" w:rsidP="00991A87">
      <w:pPr>
        <w:spacing w:line="240" w:lineRule="auto"/>
        <w:jc w:val="both"/>
        <w:rPr>
          <w:b/>
          <w:bCs/>
        </w:rPr>
      </w:pPr>
    </w:p>
    <w:p w:rsidR="00CC298C" w:rsidRPr="0017781C" w:rsidRDefault="00CC298C" w:rsidP="00991A87">
      <w:pPr>
        <w:spacing w:line="240" w:lineRule="auto"/>
        <w:jc w:val="both"/>
        <w:rPr>
          <w:b/>
          <w:bCs/>
          <w:cs/>
        </w:rPr>
      </w:pPr>
    </w:p>
    <w:p w:rsidR="00CB4B7B" w:rsidRDefault="00CB4B7B" w:rsidP="00991A87">
      <w:pPr>
        <w:spacing w:line="240" w:lineRule="auto"/>
        <w:jc w:val="center"/>
        <w:rPr>
          <w:b/>
          <w:bCs/>
        </w:rPr>
      </w:pPr>
    </w:p>
    <w:p w:rsidR="00CC298C" w:rsidRPr="0017781C" w:rsidRDefault="00CC298C" w:rsidP="00991A87">
      <w:pPr>
        <w:spacing w:line="240" w:lineRule="auto"/>
        <w:jc w:val="center"/>
        <w:rPr>
          <w:b/>
          <w:bCs/>
        </w:rPr>
      </w:pPr>
    </w:p>
    <w:p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A REPORT SUBMITTED IN PARTIAL FULFILLMENT OF THE REQUIREMENT</w:t>
      </w:r>
    </w:p>
    <w:p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  <w:spacing w:val="-4"/>
        </w:rPr>
        <w:lastRenderedPageBreak/>
        <w:t xml:space="preserve">FOR THE </w:t>
      </w:r>
      <w:proofErr w:type="gramStart"/>
      <w:r w:rsidRPr="0017781C">
        <w:rPr>
          <w:rFonts w:eastAsia="AngsanaNew"/>
          <w:b/>
          <w:bCs/>
          <w:spacing w:val="-4"/>
        </w:rPr>
        <w:t>BACHELOR</w:t>
      </w:r>
      <w:proofErr w:type="gramEnd"/>
      <w:r w:rsidRPr="0017781C">
        <w:rPr>
          <w:rFonts w:eastAsia="AngsanaNew"/>
          <w:b/>
          <w:bCs/>
          <w:spacing w:val="-4"/>
        </w:rPr>
        <w:t xml:space="preserve"> DEGREE OF SCIENCE IN SOFTWARE ENGINEERING</w:t>
      </w:r>
      <w:r w:rsidRPr="0017781C">
        <w:rPr>
          <w:rFonts w:eastAsia="AngsanaNew"/>
          <w:b/>
          <w:bCs/>
          <w:cs/>
        </w:rPr>
        <w:t xml:space="preserve"> </w:t>
      </w:r>
    </w:p>
    <w:p w:rsidR="00CB4B7B" w:rsidRPr="0017781C" w:rsidRDefault="00CB4B7B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FACULTY OF INFORMATICS</w:t>
      </w:r>
      <w:r w:rsidR="008B33C1">
        <w:rPr>
          <w:rFonts w:eastAsia="AngsanaNew"/>
          <w:b/>
          <w:bCs/>
        </w:rPr>
        <w:t xml:space="preserve">, </w:t>
      </w:r>
      <w:r w:rsidRPr="0017781C">
        <w:rPr>
          <w:rFonts w:eastAsia="AngsanaNew"/>
          <w:b/>
          <w:bCs/>
        </w:rPr>
        <w:t>BURAPHA UNIVERSITY</w:t>
      </w:r>
    </w:p>
    <w:p w:rsidR="00CB4B7B" w:rsidRPr="007E1467" w:rsidRDefault="00CB4B7B" w:rsidP="00991A87">
      <w:pPr>
        <w:pStyle w:val="a3"/>
        <w:spacing w:line="240" w:lineRule="auto"/>
        <w:rPr>
          <w:rFonts w:cs="Angsana New"/>
          <w:cs/>
        </w:rPr>
        <w:sectPr w:rsidR="00CB4B7B" w:rsidRPr="007E1467" w:rsidSect="00232BD9">
          <w:headerReference w:type="default" r:id="rId9"/>
          <w:headerReference w:type="first" r:id="rId10"/>
          <w:pgSz w:w="11906" w:h="16838" w:code="9"/>
          <w:pgMar w:top="2160" w:right="1152" w:bottom="1008" w:left="1872" w:header="1008" w:footer="720" w:gutter="0"/>
          <w:pgNumType w:start="1"/>
          <w:cols w:space="720"/>
          <w:titlePg/>
          <w:docGrid w:linePitch="435"/>
        </w:sectPr>
      </w:pPr>
      <w:r w:rsidRPr="0017781C">
        <w:rPr>
          <w:b/>
          <w:bCs/>
        </w:rPr>
        <w:t>201</w:t>
      </w:r>
      <w:r w:rsidR="0072715B">
        <w:rPr>
          <w:rFonts w:hint="cs"/>
          <w:b/>
          <w:bCs/>
          <w:cs/>
        </w:rPr>
        <w:t>8</w:t>
      </w:r>
      <w:r w:rsidRPr="0017781C">
        <w:rPr>
          <w:b/>
          <w:bCs/>
          <w:cs/>
        </w:rPr>
        <w:t>.</w:t>
      </w:r>
      <w:r w:rsidR="00AD6338" w:rsidRPr="007E1467">
        <w:tab/>
      </w:r>
    </w:p>
    <w:p w:rsidR="00AD6338" w:rsidRPr="00F5224E" w:rsidRDefault="00AD6338" w:rsidP="00991A87">
      <w:pPr>
        <w:spacing w:line="240" w:lineRule="auto"/>
        <w:jc w:val="center"/>
        <w:rPr>
          <w:b/>
          <w:bCs/>
          <w:sz w:val="40"/>
          <w:szCs w:val="40"/>
        </w:rPr>
      </w:pPr>
      <w:r w:rsidRPr="00F5224E">
        <w:rPr>
          <w:b/>
          <w:bCs/>
          <w:sz w:val="40"/>
          <w:szCs w:val="40"/>
          <w:cs/>
        </w:rPr>
        <w:lastRenderedPageBreak/>
        <w:t>จดหมายนำส่งรายงานการปฏิบัติงานสหกิจศึกษา</w:t>
      </w:r>
    </w:p>
    <w:p w:rsidR="00AD6338" w:rsidRPr="007E1467" w:rsidRDefault="00AD6338" w:rsidP="00991A87">
      <w:pPr>
        <w:spacing w:after="0" w:line="240" w:lineRule="auto"/>
        <w:jc w:val="center"/>
      </w:pPr>
    </w:p>
    <w:p w:rsidR="00AD6338" w:rsidRPr="007E1467" w:rsidRDefault="00AD6338" w:rsidP="00991A87">
      <w:pPr>
        <w:spacing w:after="0" w:line="240" w:lineRule="auto"/>
        <w:jc w:val="right"/>
      </w:pPr>
      <w:r w:rsidRPr="007E1467">
        <w:rPr>
          <w:cs/>
        </w:rPr>
        <w:t>มหาวิทยาลัยบูรพา</w:t>
      </w:r>
    </w:p>
    <w:p w:rsidR="00AD6338" w:rsidRPr="007E1467" w:rsidRDefault="00AD6338" w:rsidP="00991A87">
      <w:pPr>
        <w:spacing w:after="0" w:line="240" w:lineRule="auto"/>
        <w:jc w:val="right"/>
      </w:pPr>
      <w:r w:rsidRPr="007E1467">
        <w:rPr>
          <w:cs/>
        </w:rPr>
        <w:t xml:space="preserve">วันที่ </w:t>
      </w:r>
      <w:r w:rsidR="00847397" w:rsidRPr="007E1467">
        <w:rPr>
          <w:color w:val="FF0000"/>
        </w:rPr>
        <w:t>XX</w:t>
      </w:r>
      <w:r w:rsidRPr="007E1467">
        <w:rPr>
          <w:color w:val="FF0000"/>
          <w:cs/>
        </w:rPr>
        <w:t xml:space="preserve"> </w:t>
      </w:r>
      <w:r w:rsidR="00847397" w:rsidRPr="007E1467">
        <w:rPr>
          <w:color w:val="FF0000"/>
          <w:cs/>
        </w:rPr>
        <w:t>เดือน</w:t>
      </w:r>
      <w:r w:rsidR="00E13D7D" w:rsidRPr="007E1467">
        <w:rPr>
          <w:color w:val="FF0000"/>
          <w:cs/>
        </w:rPr>
        <w:t>……</w:t>
      </w:r>
      <w:r w:rsidR="006F6F64">
        <w:rPr>
          <w:color w:val="FF0000"/>
          <w:cs/>
        </w:rPr>
        <w:t xml:space="preserve"> พ.ศ. 25</w:t>
      </w:r>
      <w:r w:rsidR="006F6F64">
        <w:rPr>
          <w:color w:val="FF0000"/>
        </w:rPr>
        <w:t>X</w:t>
      </w:r>
      <w:r w:rsidR="00847397" w:rsidRPr="007E1467">
        <w:rPr>
          <w:color w:val="FF0000"/>
        </w:rPr>
        <w:t>X</w:t>
      </w:r>
    </w:p>
    <w:p w:rsidR="00AD6338" w:rsidRPr="007E1467" w:rsidRDefault="00AD6338" w:rsidP="00991A87">
      <w:pPr>
        <w:spacing w:after="0" w:line="240" w:lineRule="auto"/>
        <w:jc w:val="right"/>
      </w:pPr>
    </w:p>
    <w:p w:rsidR="00AD6338" w:rsidRPr="007E1467" w:rsidRDefault="00AD6338" w:rsidP="00991A87">
      <w:pPr>
        <w:spacing w:after="0" w:line="240" w:lineRule="auto"/>
      </w:pPr>
      <w:r w:rsidRPr="007E1467">
        <w:rPr>
          <w:cs/>
        </w:rPr>
        <w:t>เรื่อง การส่งรายงานการปฏิบัติงานสหกิจศึกษา</w:t>
      </w:r>
    </w:p>
    <w:p w:rsidR="00AD6338" w:rsidRPr="007E1467" w:rsidRDefault="00AD6338" w:rsidP="00991A87">
      <w:pPr>
        <w:spacing w:after="0" w:line="240" w:lineRule="auto"/>
      </w:pPr>
      <w:r w:rsidRPr="007E1467">
        <w:rPr>
          <w:cs/>
        </w:rPr>
        <w:t>เรียน อาจารย์ที่ปรึกษาสหกิจศึกษา สาขาวิชาวิศวกรรมซอฟต์แวร์</w:t>
      </w:r>
    </w:p>
    <w:p w:rsidR="00AD6338" w:rsidRPr="007E1467" w:rsidRDefault="00AD6338" w:rsidP="00991A87">
      <w:pPr>
        <w:spacing w:after="0" w:line="240" w:lineRule="auto"/>
        <w:ind w:firstLine="720"/>
      </w:pPr>
      <w:r w:rsidRPr="007E1467">
        <w:rPr>
          <w:cs/>
        </w:rPr>
        <w:t xml:space="preserve">ตามที่ข้าพเจ้า </w:t>
      </w:r>
      <w:r w:rsidR="006C1738" w:rsidRPr="007E1467">
        <w:rPr>
          <w:color w:val="FF0000"/>
          <w:cs/>
        </w:rPr>
        <w:t>นาย/</w:t>
      </w:r>
      <w:r w:rsidRPr="007E1467">
        <w:rPr>
          <w:color w:val="FF0000"/>
          <w:cs/>
        </w:rPr>
        <w:t>นางสาว</w:t>
      </w:r>
      <w:r w:rsidR="00E13D7D" w:rsidRPr="007E1467">
        <w:rPr>
          <w:color w:val="FF0000"/>
          <w:u w:val="dotted"/>
          <w:cs/>
        </w:rPr>
        <w:t>ชื่อ-นามสกุล</w:t>
      </w:r>
      <w:r w:rsidR="006C1738" w:rsidRPr="007E1467">
        <w:rPr>
          <w:color w:val="FF0000"/>
          <w:u w:val="dotted"/>
          <w:cs/>
        </w:rPr>
        <w:t xml:space="preserve"> </w:t>
      </w:r>
      <w:r w:rsidRPr="007E1467">
        <w:rPr>
          <w:cs/>
        </w:rPr>
        <w:t xml:space="preserve">รหัสนิสิต </w:t>
      </w:r>
      <w:r w:rsidR="006C1738" w:rsidRPr="007E1467">
        <w:rPr>
          <w:color w:val="FF0000"/>
          <w:u w:val="dotted"/>
          <w:cs/>
        </w:rPr>
        <w:t>5</w:t>
      </w:r>
      <w:r w:rsidR="0072715B">
        <w:rPr>
          <w:rFonts w:hint="cs"/>
          <w:color w:val="FF0000"/>
          <w:u w:val="dotted"/>
          <w:cs/>
        </w:rPr>
        <w:t>8</w:t>
      </w:r>
      <w:r w:rsidR="006C1738" w:rsidRPr="007E1467">
        <w:rPr>
          <w:color w:val="FF0000"/>
          <w:u w:val="dotted"/>
        </w:rPr>
        <w:t>XXXXXX</w:t>
      </w:r>
      <w:r w:rsidR="006C1738" w:rsidRPr="007E1467">
        <w:rPr>
          <w:color w:val="FF0000"/>
          <w:cs/>
        </w:rPr>
        <w:t xml:space="preserve"> </w:t>
      </w:r>
      <w:r w:rsidR="00376998" w:rsidRPr="007E1467">
        <w:rPr>
          <w:color w:val="FF0000"/>
          <w:cs/>
        </w:rPr>
        <w:t xml:space="preserve"> </w:t>
      </w:r>
      <w:r w:rsidR="00376998" w:rsidRPr="007E1467">
        <w:rPr>
          <w:cs/>
        </w:rPr>
        <w:t>นิสิต</w:t>
      </w:r>
      <w:r w:rsidRPr="007E1467">
        <w:rPr>
          <w:cs/>
        </w:rPr>
        <w:t>สาขาวิชาวิศวกรรมซอฟต์แวร์ คณะวิทยาการสารสนเทศ มหาวิทยาลัยบูรพา ได้รับอนุมัติให้ไปปฏิบัติงานสหกิจศึกษา ระหว่าง</w:t>
      </w:r>
      <w:r w:rsidRPr="007E1467">
        <w:rPr>
          <w:color w:val="FF0000"/>
          <w:cs/>
        </w:rPr>
        <w:t xml:space="preserve">วันที่ </w:t>
      </w:r>
      <w:r w:rsidR="00250D76" w:rsidRPr="007E1467">
        <w:rPr>
          <w:color w:val="FF0000"/>
          <w:u w:val="dotted"/>
          <w:cs/>
        </w:rPr>
        <w:t>......</w:t>
      </w:r>
      <w:r w:rsidR="005E5AFD" w:rsidRPr="007E1467">
        <w:rPr>
          <w:color w:val="FF0000"/>
          <w:cs/>
        </w:rPr>
        <w:t xml:space="preserve"> </w:t>
      </w:r>
      <w:r w:rsidR="00E13D7D" w:rsidRPr="007E1467">
        <w:rPr>
          <w:color w:val="FF0000"/>
          <w:u w:val="dotted"/>
          <w:cs/>
        </w:rPr>
        <w:t xml:space="preserve">เดือน </w:t>
      </w:r>
      <w:r w:rsidRPr="007E1467">
        <w:rPr>
          <w:color w:val="FF0000"/>
          <w:cs/>
        </w:rPr>
        <w:t>พ.ศ. 255</w:t>
      </w:r>
      <w:r w:rsidR="006C1738" w:rsidRPr="007E1467">
        <w:rPr>
          <w:color w:val="FF0000"/>
        </w:rPr>
        <w:t>X</w:t>
      </w:r>
      <w:r w:rsidRPr="007E1467">
        <w:rPr>
          <w:color w:val="FF0000"/>
          <w:cs/>
        </w:rPr>
        <w:t xml:space="preserve"> ถึงวันที่ </w:t>
      </w:r>
      <w:r w:rsidR="00250D76" w:rsidRPr="007E1467">
        <w:rPr>
          <w:color w:val="FF0000"/>
          <w:u w:val="dotted"/>
          <w:cs/>
        </w:rPr>
        <w:t>......</w:t>
      </w:r>
      <w:r w:rsidRPr="007E1467">
        <w:rPr>
          <w:color w:val="FF0000"/>
          <w:cs/>
        </w:rPr>
        <w:t xml:space="preserve"> </w:t>
      </w:r>
      <w:r w:rsidR="00E13D7D" w:rsidRPr="007E1467">
        <w:rPr>
          <w:color w:val="FF0000"/>
          <w:u w:val="dotted"/>
          <w:cs/>
        </w:rPr>
        <w:t xml:space="preserve">เดือน </w:t>
      </w:r>
      <w:r w:rsidRPr="007E1467">
        <w:rPr>
          <w:color w:val="FF0000"/>
          <w:cs/>
        </w:rPr>
        <w:t>พ.ศ. 255</w:t>
      </w:r>
      <w:r w:rsidR="006C1738" w:rsidRPr="007E1467">
        <w:rPr>
          <w:color w:val="FF0000"/>
        </w:rPr>
        <w:t>X</w:t>
      </w:r>
      <w:r w:rsidRPr="007E1467">
        <w:rPr>
          <w:color w:val="FF0000"/>
          <w:cs/>
        </w:rPr>
        <w:t xml:space="preserve"> </w:t>
      </w:r>
      <w:r w:rsidRPr="007E1467">
        <w:rPr>
          <w:cs/>
        </w:rPr>
        <w:t>ในตําแหน่ง</w:t>
      </w:r>
      <w:r w:rsidR="00116568" w:rsidRPr="007E1467">
        <w:rPr>
          <w:cs/>
        </w:rPr>
        <w:t>นิสิต</w:t>
      </w:r>
      <w:r w:rsidRPr="007E1467">
        <w:rPr>
          <w:cs/>
        </w:rPr>
        <w:t>ปฏิบัติงานสหกิจศึกษาที่</w:t>
      </w:r>
      <w:r w:rsidR="00F90B9B" w:rsidRPr="007E1467">
        <w:rPr>
          <w:color w:val="FF0000"/>
          <w:u w:val="dotted"/>
          <w:cs/>
        </w:rPr>
        <w:t>.</w:t>
      </w:r>
      <w:r w:rsidR="004F7050" w:rsidRPr="007E1467">
        <w:rPr>
          <w:color w:val="FF0000"/>
          <w:u w:val="dotted"/>
          <w:cs/>
        </w:rPr>
        <w:t>....................</w:t>
      </w:r>
      <w:r w:rsidR="00F90B9B" w:rsidRPr="007E1467">
        <w:rPr>
          <w:color w:val="FF0000"/>
          <w:u w:val="dotted"/>
          <w:cs/>
        </w:rPr>
        <w:t>.ชื่อสถานประกอบการ</w:t>
      </w:r>
      <w:r w:rsidR="004F7050" w:rsidRPr="007E1467">
        <w:rPr>
          <w:color w:val="FF0000"/>
          <w:u w:val="dotted"/>
          <w:cs/>
        </w:rPr>
        <w:t>...........</w:t>
      </w:r>
      <w:r w:rsidRPr="007E1467">
        <w:rPr>
          <w:cs/>
        </w:rPr>
        <w:t>และได้รับมอบหมายจากสถานประกอบการ และพนักงานที่ปรึกษา (</w:t>
      </w:r>
      <w:r w:rsidRPr="007E1467">
        <w:t>Job Supervisor</w:t>
      </w:r>
      <w:r w:rsidRPr="007E1467">
        <w:rPr>
          <w:cs/>
        </w:rPr>
        <w:t>) ให้ทํารายงาน</w:t>
      </w:r>
      <w:r w:rsidRPr="007E1467">
        <w:rPr>
          <w:color w:val="FF0000"/>
          <w:cs/>
        </w:rPr>
        <w:t>เรื่อง</w:t>
      </w:r>
      <w:r w:rsidR="00250D76" w:rsidRPr="007E1467">
        <w:rPr>
          <w:color w:val="FF0000"/>
          <w:u w:val="dotted"/>
          <w:cs/>
        </w:rPr>
        <w:t>.........</w:t>
      </w:r>
      <w:r w:rsidR="00F90B9B" w:rsidRPr="007E1467">
        <w:rPr>
          <w:color w:val="FF0000"/>
          <w:u w:val="dotted"/>
          <w:cs/>
        </w:rPr>
        <w:t>...</w:t>
      </w:r>
      <w:r w:rsidR="00250D76" w:rsidRPr="007E1467">
        <w:rPr>
          <w:color w:val="FF0000"/>
          <w:u w:val="dotted"/>
          <w:cs/>
        </w:rPr>
        <w:t>..</w:t>
      </w:r>
      <w:r w:rsidR="004F7050" w:rsidRPr="007E1467">
        <w:rPr>
          <w:color w:val="FF0000"/>
          <w:u w:val="dotted"/>
          <w:cs/>
        </w:rPr>
        <w:t>...................</w:t>
      </w:r>
      <w:r w:rsidR="00250D76" w:rsidRPr="007E1467">
        <w:rPr>
          <w:color w:val="FF0000"/>
          <w:u w:val="dotted"/>
          <w:cs/>
        </w:rPr>
        <w:t>..........</w:t>
      </w:r>
      <w:r w:rsidRPr="007E1467">
        <w:rPr>
          <w:color w:val="FF0000"/>
          <w:cs/>
        </w:rPr>
        <w:t xml:space="preserve"> </w:t>
      </w:r>
      <w:r w:rsidRPr="007E1467">
        <w:rPr>
          <w:cs/>
        </w:rPr>
        <w:t xml:space="preserve">บัดนี้ข้าพเจ้าได้ปฏิบัติงานสหกิจศึกษาสิ้นสุดลงแล้ว การนี้จึงขอส่งรายงานการปฏิบัติงานสหกิจศึกษา จํานวน </w:t>
      </w:r>
      <w:r w:rsidRPr="007E1467">
        <w:t>1</w:t>
      </w:r>
      <w:r w:rsidRPr="007E1467">
        <w:rPr>
          <w:cs/>
        </w:rPr>
        <w:t xml:space="preserve"> เล่ม เพื่อดําเนินการให้คําแนะนําปรึกษาต่อไป</w:t>
      </w:r>
    </w:p>
    <w:p w:rsidR="00272249" w:rsidRPr="007E1467" w:rsidRDefault="00272249" w:rsidP="00991A87">
      <w:pPr>
        <w:spacing w:after="0" w:line="240" w:lineRule="auto"/>
        <w:ind w:firstLine="720"/>
      </w:pPr>
    </w:p>
    <w:p w:rsidR="004F7050" w:rsidRPr="007E1467" w:rsidRDefault="00AD6338" w:rsidP="00991A87">
      <w:pPr>
        <w:spacing w:after="0" w:line="240" w:lineRule="auto"/>
        <w:ind w:firstLine="720"/>
      </w:pPr>
      <w:r w:rsidRPr="007E1467">
        <w:rPr>
          <w:cs/>
        </w:rPr>
        <w:t>จึงเรียนมาเพื่อโปรดพิจารณา</w:t>
      </w:r>
      <w:r w:rsidRPr="007E1467">
        <w:rPr>
          <w:cs/>
        </w:rPr>
        <w:tab/>
      </w:r>
    </w:p>
    <w:p w:rsidR="00AD6338" w:rsidRPr="007E1467" w:rsidRDefault="00AD6338" w:rsidP="00991A87">
      <w:pPr>
        <w:spacing w:after="0" w:line="240" w:lineRule="auto"/>
        <w:ind w:firstLine="720"/>
      </w:pP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</w:p>
    <w:p w:rsidR="00AD6338" w:rsidRPr="007E1467" w:rsidRDefault="00AD6338" w:rsidP="00991A87">
      <w:pPr>
        <w:spacing w:after="0" w:line="240" w:lineRule="auto"/>
        <w:ind w:left="6480"/>
        <w:jc w:val="both"/>
      </w:pPr>
      <w:r w:rsidRPr="007E1467">
        <w:rPr>
          <w:cs/>
        </w:rPr>
        <w:t>ขอแสดงความนับถือ</w:t>
      </w:r>
    </w:p>
    <w:p w:rsidR="00AD6338" w:rsidRPr="007E1467" w:rsidRDefault="00AD6338" w:rsidP="00991A87">
      <w:pPr>
        <w:spacing w:after="0" w:line="240" w:lineRule="auto"/>
        <w:jc w:val="right"/>
      </w:pPr>
    </w:p>
    <w:p w:rsidR="00AD6338" w:rsidRPr="007E1467" w:rsidRDefault="00760984" w:rsidP="00991A87">
      <w:pPr>
        <w:spacing w:after="0" w:line="240" w:lineRule="auto"/>
        <w:ind w:left="5760"/>
        <w:jc w:val="both"/>
        <w:rPr>
          <w:cs/>
        </w:rPr>
      </w:pPr>
      <w:r w:rsidRPr="007E1467">
        <w:rPr>
          <w:cs/>
        </w:rPr>
        <w:t xml:space="preserve">      </w:t>
      </w:r>
      <w:r w:rsidR="00AD6338" w:rsidRPr="007E1467">
        <w:rPr>
          <w:cs/>
        </w:rPr>
        <w:t>(</w:t>
      </w:r>
      <w:r w:rsidR="00AF5F98" w:rsidRPr="007E1467">
        <w:rPr>
          <w:color w:val="FF0000"/>
          <w:cs/>
        </w:rPr>
        <w:t>นาย/</w:t>
      </w:r>
      <w:r w:rsidR="00AD6338" w:rsidRPr="007E1467">
        <w:rPr>
          <w:color w:val="FF0000"/>
          <w:cs/>
        </w:rPr>
        <w:t>นางสาว</w:t>
      </w:r>
      <w:r w:rsidR="00CC3D90" w:rsidRPr="007E1467">
        <w:rPr>
          <w:color w:val="FF0000"/>
          <w:u w:val="dotted"/>
          <w:cs/>
        </w:rPr>
        <w:t>ชื่อ-นามสกุล</w:t>
      </w:r>
      <w:r w:rsidR="00904CCB" w:rsidRPr="007E1467">
        <w:rPr>
          <w:cs/>
        </w:rPr>
        <w:t>)</w:t>
      </w:r>
      <w:r w:rsidR="00424B2C" w:rsidRPr="007E1467">
        <w:rPr>
          <w:cs/>
        </w:rPr>
        <w:t xml:space="preserve"> </w:t>
      </w:r>
      <w:r w:rsidR="00AD6338" w:rsidRPr="007E1467">
        <w:tab/>
      </w:r>
    </w:p>
    <w:p w:rsidR="009C04D8" w:rsidRPr="007E1467" w:rsidRDefault="009C04D8" w:rsidP="00991A87">
      <w:pPr>
        <w:pStyle w:val="a3"/>
        <w:tabs>
          <w:tab w:val="left" w:pos="3807"/>
          <w:tab w:val="center" w:pos="4297"/>
        </w:tabs>
        <w:spacing w:line="240" w:lineRule="auto"/>
        <w:jc w:val="left"/>
      </w:pPr>
    </w:p>
    <w:p w:rsidR="009C04D8" w:rsidRPr="007E1467" w:rsidRDefault="009C04D8" w:rsidP="00991A87">
      <w:pPr>
        <w:pStyle w:val="a3"/>
        <w:tabs>
          <w:tab w:val="left" w:pos="3807"/>
          <w:tab w:val="center" w:pos="4297"/>
        </w:tabs>
        <w:spacing w:line="240" w:lineRule="auto"/>
        <w:jc w:val="left"/>
      </w:pPr>
    </w:p>
    <w:p w:rsidR="008843C7" w:rsidRPr="007E1467" w:rsidRDefault="008843C7" w:rsidP="00991A87">
      <w:pPr>
        <w:spacing w:line="240" w:lineRule="auto"/>
      </w:pPr>
    </w:p>
    <w:p w:rsidR="00B4470E" w:rsidRPr="007E1467" w:rsidRDefault="000D4217" w:rsidP="00991A87">
      <w:pPr>
        <w:tabs>
          <w:tab w:val="left" w:pos="1440"/>
        </w:tabs>
        <w:spacing w:line="240" w:lineRule="auto"/>
        <w:jc w:val="center"/>
      </w:pPr>
      <w:r w:rsidRPr="007E1467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90451B7" wp14:editId="35BFD6D6">
                <wp:simplePos x="0" y="0"/>
                <wp:positionH relativeFrom="column">
                  <wp:posOffset>5596724</wp:posOffset>
                </wp:positionH>
                <wp:positionV relativeFrom="paragraph">
                  <wp:posOffset>-717605</wp:posOffset>
                </wp:positionV>
                <wp:extent cx="342900" cy="228600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7B392" id="Rectangle 129" o:spid="_x0000_s1026" style="position:absolute;margin-left:440.7pt;margin-top:-56.5pt;width:27pt;height:1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i3mkwIAAIcFAAAOAAAAZHJzL2Uyb0RvYy54bWysVMFu2zAMvQ/YPwi6r3a8tGuCOEXQosOA&#10;og3aDj0rshQbkEVNUuJkXz9Ksp2uK3YYloNDieQj+URycXVoFdkL6xrQJZ2c5ZQIzaFq9Lak359v&#10;P11S4jzTFVOgRUmPwtGr5ccPi87MRQE1qEpYgiDazTtT0tp7M88yx2vRMncGRmhUSrAt83i026yy&#10;rEP0VmVFnl9kHdjKWODCOby9SUq6jPhSCu4fpHTCE1VSzM3Hr43fTfhmywWbby0zdcP7NNg/ZNGy&#10;RmPQEeqGeUZ2tvkDqm24BQfSn3FoM5Cy4SLWgNVM8jfVPNXMiFgLkuPMSJP7f7D8fr+2pKnw7YoZ&#10;JZq1+EiPSBvTWyVIuESKOuPmaPlk1rY/ORRDvQdp2/CPlZBDpPU40ioOnnC8/DwtZjmSz1FVFJcX&#10;KCNKdnI21vmvAloShJJaDB/JZPs755PpYBJiOVBNddsoFQ+hU8S1smTP8I0320kP/puV0sFWQ/BK&#10;gOEmC3WlSqLkj0oEO6UfhURSMPciJhLb8RSEcS60nyRVzSqRYp/n+BuiD2nFQiNgQJYYf8TuAQbL&#10;BDJgpyx7++AqYjePzvnfEkvOo0eMDNqPzm2jwb4HoLCqPnKyH0hK1ASWNlAdsWUspFlyht82+Gx3&#10;zPk1szg8+NK4EPwDfqSCrqTQS5TUYH++dx/ssadRS0mHw1hS92PHrKBEfdPY7bPJdBqmNx6m518K&#10;PNjXms1rjd6114C9MMHVY3gUg71XgygttC+4N1YhKqqY5hi7pNzb4XDt05LAzcPFahXNcGIN83f6&#10;yfAAHlgNbfl8eGHW9L3rsenvYRhcNn/Twsk2eGpY7TzIJvb3ideeb5z22Dj9Zgrr5PU5Wp325/IX&#10;AAAA//8DAFBLAwQUAAYACAAAACEAyOQaYOEAAAAMAQAADwAAAGRycy9kb3ducmV2LnhtbEyPPU/D&#10;MBCGdyT+g3VILKh1goGGEKcCJCSWDpQKMbqxia3G5yh2k5RfzzHBeO89ej+q9ew7NpohuoAS8mUG&#10;zGATtMNWwu79ZVEAi0mhVl1AI+FkIqzr87NKlTpM+GbGbWoZmWAslQSbUl9yHhtrvIrL0Buk31cY&#10;vEp0Di3Xg5rI3Hf8OsvuuFcOKcGq3jxb0xy2Ry9hcxLidbwSh2nnROu++efThw1SXl7Mjw/AkpnT&#10;Hwy/9ak61NRpH46oI+skFEV+Q6iERZ4LWkXIvbglaU/SapUBryv+f0T9AwAA//8DAFBLAQItABQA&#10;BgAIAAAAIQC2gziS/gAAAOEBAAATAAAAAAAAAAAAAAAAAAAAAABbQ29udGVudF9UeXBlc10ueG1s&#10;UEsBAi0AFAAGAAgAAAAhADj9If/WAAAAlAEAAAsAAAAAAAAAAAAAAAAALwEAAF9yZWxzLy5yZWxz&#10;UEsBAi0AFAAGAAgAAAAhAFIyLeaTAgAAhwUAAA4AAAAAAAAAAAAAAAAALgIAAGRycy9lMm9Eb2Mu&#10;eG1sUEsBAi0AFAAGAAgAAAAhAMjkGmDhAAAADAEAAA8AAAAAAAAAAAAAAAAA7QQAAGRycy9kb3du&#10;cmV2LnhtbFBLBQYAAAAABAAEAPMAAAD7BQAAAAA=&#10;" fillcolor="white [3212]" stroked="f" strokeweight="1pt"/>
            </w:pict>
          </mc:Fallback>
        </mc:AlternateContent>
      </w:r>
      <w:r w:rsidR="00A6080A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52CB634" wp14:editId="2F56C7C0">
                <wp:simplePos x="0" y="0"/>
                <wp:positionH relativeFrom="column">
                  <wp:posOffset>6284362</wp:posOffset>
                </wp:positionH>
                <wp:positionV relativeFrom="paragraph">
                  <wp:posOffset>-685800</wp:posOffset>
                </wp:positionV>
                <wp:extent cx="228600" cy="342900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E323D" id="Rectangle 127" o:spid="_x0000_s1026" style="position:absolute;margin-left:494.85pt;margin-top:-54pt;width:18pt;height:2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WjkgIAAIcFAAAOAAAAZHJzL2Uyb0RvYy54bWysVE1v2zAMvQ/YfxB0X+146VdQpwhSZBhQ&#10;tEXboWdFlmIDsqhJSpzs14+SbKftih2G5eBQIvlIPpG8ut63iuyEdQ3okk5OckqE5lA1elPSH8+r&#10;LxeUOM90xRRoUdKDcPR6/vnTVWdmooAaVCUsQRDtZp0pae29mWWZ47VomTsBIzQqJdiWeTzaTVZZ&#10;1iF6q7Iiz8+yDmxlLHDhHN7eJCWdR3wpBff3UjrhiSop5ubj18bvOnyz+RWbbSwzdcP7NNg/ZNGy&#10;RmPQEeqGeUa2tvkDqm24BQfSn3BoM5Cy4SLWgNVM8nfVPNXMiFgLkuPMSJP7f7D8bvdgSVPh2xXn&#10;lGjW4iM9Im1Mb5Qg4RIp6oyboeWTebD9yaEY6t1L24Z/rITsI62HkVax94TjZVFcnOVIPkfV12lx&#10;iTKiZEdnY53/JqAlQSipxfCRTLa7dT6ZDiYhlgPVVKtGqXgInSKWypIdwzdebyY9+BsrpYOthuCV&#10;AMNNFupKlUTJH5QIdko/ComkhNxjIrEdj0EY50L7SVLVrBIp9mmOvyH6kFYsNAIGZInxR+weYLBM&#10;IAN2yrK3D64idvPonP8tseQ8esTIoP3o3DYa7EcACqvqIyf7gaRETWBpDdUBW8ZCmiVn+KrBZ7tl&#10;zj8wi8ODL40Lwd/jRyroSgq9REkN9tdH98Eeexq1lHQ4jCV1P7fMCkrUd43dfjmZTsP0xsP09LzA&#10;g32tWb/W6G27BOyFCa4ew6MY7L0aRGmhfcG9sQhRUcU0x9gl5d4Oh6VPSwI3DxeLRTTDiTXM3+on&#10;wwN4YDW05fP+hVnT967Hpr+DYXDZ7F0LJ9vgqWGx9SCb2N9HXnu+cdpj4/SbKayT1+doddyf898A&#10;AAD//wMAUEsDBBQABgAIAAAAIQBnXPGM4gAAAA0BAAAPAAAAZHJzL2Rvd25yZXYueG1sTI89T8Mw&#10;EIZ3JP6DdUgsqLXbUEhDnAqQkFgYKBVidOMjthrbUewmKb+e6wTjvffo/Sg3k2vZgH20wUtYzAUw&#10;9HXQ1jcSdh8vsxxYTMpr1QaPEk4YYVNdXpSq0GH07zhsU8PIxMdCSTApdQXnsTboVJyHDj39vkPv&#10;VKKzb7ju1UjmruVLIe64U9ZTglEdPhusD9ujk/B2yrLX4SY7jDubNfaHfz19miDl9dX0+AAs4ZT+&#10;YDjXp+pQUad9OHodWSthna/vCZUwW4icVp0RsVyRtidtdSuAVyX/v6L6BQAA//8DAFBLAQItABQA&#10;BgAIAAAAIQC2gziS/gAAAOEBAAATAAAAAAAAAAAAAAAAAAAAAABbQ29udGVudF9UeXBlc10ueG1s&#10;UEsBAi0AFAAGAAgAAAAhADj9If/WAAAAlAEAAAsAAAAAAAAAAAAAAAAALwEAAF9yZWxzLy5yZWxz&#10;UEsBAi0AFAAGAAgAAAAhALo9BaOSAgAAhwUAAA4AAAAAAAAAAAAAAAAALgIAAGRycy9lMm9Eb2Mu&#10;eG1sUEsBAi0AFAAGAAgAAAAhAGdc8YziAAAADQEAAA8AAAAAAAAAAAAAAAAA7AQAAGRycy9kb3du&#10;cmV2LnhtbFBLBQYAAAAABAAEAPMAAAD7BQAAAAA=&#10;" fillcolor="white [3212]" stroked="f" strokeweight="1pt"/>
            </w:pict>
          </mc:Fallback>
        </mc:AlternateContent>
      </w:r>
      <w:r w:rsidR="0067001D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08D12DC" wp14:editId="2F1946DB">
                <wp:simplePos x="0" y="0"/>
                <wp:positionH relativeFrom="column">
                  <wp:posOffset>5713026</wp:posOffset>
                </wp:positionH>
                <wp:positionV relativeFrom="paragraph">
                  <wp:posOffset>-603323</wp:posOffset>
                </wp:positionV>
                <wp:extent cx="228600" cy="291217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912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18228" id="Rectangle 15" o:spid="_x0000_s1026" style="position:absolute;margin-left:449.85pt;margin-top:-47.5pt;width:18pt;height:22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7gKkQIAAIUFAAAOAAAAZHJzL2Uyb0RvYy54bWysVEtv2zAMvg/YfxB0X/1A+grqFEGLDAOK&#10;tmg79KzIUmxAFjVJiZP9+lGS7XRdscOwHBxRJD+Sn0heXe87RXbCuhZ0RYuTnBKhOdSt3lT0+8vq&#10;ywUlzjNdMwVaVPQgHL1efP501Zu5KKEBVQtLEES7eW8q2nhv5lnmeCM65k7ACI1KCbZjHkW7yWrL&#10;ekTvVFbm+VnWg62NBS6cw9vbpKSLiC+l4P5BSic8URXF3Hz82vhdh2+2uGLzjWWmafmQBvuHLDrW&#10;agw6Qd0yz8jWtn9AdS234ED6Ew5dBlK2XMQasJoif1fNc8OMiLUgOc5MNLn/B8vvd4+WtDW+3Skl&#10;mnX4Rk/IGtMbJQjeIUG9cXO0ezaPdpAcHkO1e2m78I91kH0k9TCRKvaecLwsy4uzHKnnqCovi7I4&#10;D5jZ0dlY578K6Eg4VNRi9Egl2905n0xHkxDLgWrrVatUFEKfiBtlyY7hC683xQD+m5XSwVZD8EqA&#10;4SYLdaVK4skflAh2Sj8JiZSE3GMisRmPQRjnQvsiqRpWixT7NMffGH1MKxYaAQOyxPgT9gAwWiaQ&#10;ETtlOdgHVxF7eXLO/5ZYcp48YmTQfnLuWg32IwCFVQ2Rk/1IUqImsLSG+oANYyFNkjN81eKz3THn&#10;H5nF0cGXxnXgH/AjFfQVheFESQP250f3wR47GrWU9DiKFXU/tswKStQ3jb1+WcxmYXajMDs9L1Gw&#10;bzXrtxq97W4Ae6HAxWN4PAZ7r8ajtNC94tZYhqioYppj7Ipyb0fhxqcVgXuHi+UymuG8Gubv9LPh&#10;ATywGtryZf/KrBl612PT38M4tmz+roWTbfDUsNx6kG3s7yOvA98467Fxhr0UlslbOVodt+fiFwAA&#10;AP//AwBQSwMEFAAGAAgAAAAhAFl5li/hAAAACwEAAA8AAABkcnMvZG93bnJldi54bWxMjz1PwzAQ&#10;hnck/oN1SCyodYoprUOcCpCQWBgoFeroxkdiNbaj2E1Sfj3HBOO99+j9KDaTa9mAfbTBK1jMM2Do&#10;q2CsrxXsPl5ma2AxaW90GzwqOGOETXl5UejchNG/47BNNSMTH3OtoEmpyzmPVYNOx3no0NPvK/RO&#10;Jzr7mptej2TuWn6bZffcaespodEdPjdYHbcnp+DtLMTrcCOO486K2n7z/dNnE5S6vpoeH4AlnNIf&#10;DL/1qTqU1OkQTt5E1ipYS7kiVMFMLmkUEVIsSTmQcicXwMuC/99Q/gAAAP//AwBQSwECLQAUAAYA&#10;CAAAACEAtoM4kv4AAADhAQAAEwAAAAAAAAAAAAAAAAAAAAAAW0NvbnRlbnRfVHlwZXNdLnhtbFBL&#10;AQItABQABgAIAAAAIQA4/SH/1gAAAJQBAAALAAAAAAAAAAAAAAAAAC8BAABfcmVscy8ucmVsc1BL&#10;AQItABQABgAIAAAAIQBDn7gKkQIAAIUFAAAOAAAAAAAAAAAAAAAAAC4CAABkcnMvZTJvRG9jLnht&#10;bFBLAQItABQABgAIAAAAIQBZeZYv4QAAAAsBAAAPAAAAAAAAAAAAAAAAAOsEAABkcnMvZG93bnJl&#10;di54bWxQSwUGAAAAAAQABADzAAAA+QUAAAAA&#10;" fillcolor="white [3212]" stroked="f" strokeweight="1pt"/>
            </w:pict>
          </mc:Fallback>
        </mc:AlternateContent>
      </w:r>
      <w:r w:rsidR="00C83080" w:rsidRPr="007E1467">
        <w:rPr>
          <w:cs/>
        </w:rPr>
        <w:t xml:space="preserve"> </w:t>
      </w:r>
    </w:p>
    <w:p w:rsidR="009C13DF" w:rsidRPr="007E1467" w:rsidRDefault="009C13DF" w:rsidP="00991A87">
      <w:pPr>
        <w:spacing w:line="240" w:lineRule="auto"/>
        <w:rPr>
          <w:rFonts w:cs="Angsana New"/>
          <w:cs/>
        </w:rPr>
        <w:sectPr w:rsidR="009C13DF" w:rsidRPr="007E1467" w:rsidSect="00232BD9">
          <w:pgSz w:w="11906" w:h="16838" w:code="9"/>
          <w:pgMar w:top="2160" w:right="1152" w:bottom="1008" w:left="1872" w:header="1008" w:footer="720" w:gutter="0"/>
          <w:pgNumType w:start="1"/>
          <w:cols w:space="720"/>
          <w:titlePg/>
          <w:docGrid w:linePitch="435"/>
        </w:sectPr>
      </w:pPr>
    </w:p>
    <w:p w:rsidR="009C13DF" w:rsidRPr="007E1467" w:rsidRDefault="009C13DF" w:rsidP="00991A87">
      <w:pPr>
        <w:spacing w:line="240" w:lineRule="auto"/>
        <w:rPr>
          <w:cs/>
        </w:rPr>
      </w:pPr>
    </w:p>
    <w:p w:rsidR="009C13DF" w:rsidRPr="007E1467" w:rsidRDefault="009C13DF" w:rsidP="00991A87">
      <w:pPr>
        <w:tabs>
          <w:tab w:val="left" w:pos="1440"/>
        </w:tabs>
        <w:spacing w:line="240" w:lineRule="auto"/>
        <w:jc w:val="center"/>
      </w:pPr>
      <w:r w:rsidRPr="007E1467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B331BA7" wp14:editId="72B8D5F1">
                <wp:simplePos x="0" y="0"/>
                <wp:positionH relativeFrom="column">
                  <wp:posOffset>5486400</wp:posOffset>
                </wp:positionH>
                <wp:positionV relativeFrom="paragraph">
                  <wp:posOffset>-537210</wp:posOffset>
                </wp:positionV>
                <wp:extent cx="228600" cy="29121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912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D99D8" id="Rectangle 2" o:spid="_x0000_s1026" style="position:absolute;margin-left:6in;margin-top:-42.3pt;width:18pt;height:22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5NjwIAAIMFAAAOAAAAZHJzL2Uyb0RvYy54bWysVEtv2zAMvg/YfxB0X/1A+grqFEGLDAOK&#10;tmg79KzIUmxAFjVJiZP9+lGS7XRdscOwHBRRJD+Sn0leXe87RXbCuhZ0RYuTnBKhOdSt3lT0+8vq&#10;ywUlzjNdMwVaVPQgHL1efP501Zu5KKEBVQtLEES7eW8q2nhv5lnmeCM65k7ACI1KCbZjHkW7yWrL&#10;ekTvVFbm+VnWg62NBS6cw9fbpKSLiC+l4P5BSic8URXF3Hw8bTzX4cwWV2y+scw0LR/SYP+QRcda&#10;jUEnqFvmGdna9g+oruUWHEh/wqHLQMqWi1gDVlPk76p5bpgRsRYkx5mJJvf/YPn97tGStq5oSYlm&#10;HX6iJySN6Y0SpAz09MbN0erZPNpBcngNte6l7cI/VkH2kdLDRKnYe8LxsSwvznIknqOqvCzK4jxg&#10;ZkdnY53/KqAj4VJRi8EjkWx353wyHU1CLAeqrVetUlEIXSJulCU7ht93vSkG8N+slA62GoJXAgwv&#10;WagrVRJv/qBEsFP6SUgkJOQeE4mteAzCOBfaF0nVsFqk2Kc5/sboY1qx0AgYkCXGn7AHgNEygYzY&#10;KcvBPriK2MmTc/63xJLz5BEjg/aTc9dqsB8BKKxqiJzsR5ISNYGlNdQHbBcLaY6c4asWP9sdc/6R&#10;WRwc/NK4DPwDHlJBX1EYbpQ0YH9+9B7ssZ9RS0mPg1hR92PLrKBEfdPY6ZfFbBYmNwqz0/MSBftW&#10;s36r0dvuBrAXClw7hsdrsPdqvEoL3SvujGWIiiqmOcauKPd2FG58WhC4dbhYLqMZTqth/k4/Gx7A&#10;A6uhLV/2r8yaoXc9Nv09jEPL5u9aONkGTw3LrQfZxv4+8jrwjZMeG2fYSmGVvJWj1XF3Ln4BAAD/&#10;/wMAUEsDBBQABgAIAAAAIQB2f+h14QAAAAsBAAAPAAAAZHJzL2Rvd25yZXYueG1sTI/BTsMwEETv&#10;SPyDtUhcUGuDqxBCnAqQkLhwoFRVj25sEqvxOordJOXrWU5w3NnRzJtyPfuOjXaILqCC26UAZrEO&#10;xmGjYPv5usiBxaTR6C6gVXC2EdbV5UWpCxMm/LDjJjWMQjAWWkGbUl9wHuvWeh2XobdIv68weJ3o&#10;HBpuBj1RuO/4nRAZ99ohNbS6ty+trY+bk1fwfpbybbyRx2nrZOO++f551walrq/mp0dgyc7pzwy/&#10;+IQOFTEdwglNZJ2CPFvRlqRgka8yYOR4EIKUAykyvwdelfz/huoHAAD//wMAUEsBAi0AFAAGAAgA&#10;AAAhALaDOJL+AAAA4QEAABMAAAAAAAAAAAAAAAAAAAAAAFtDb250ZW50X1R5cGVzXS54bWxQSwEC&#10;LQAUAAYACAAAACEAOP0h/9YAAACUAQAACwAAAAAAAAAAAAAAAAAvAQAAX3JlbHMvLnJlbHNQSwEC&#10;LQAUAAYACAAAACEAE76uTY8CAACDBQAADgAAAAAAAAAAAAAAAAAuAgAAZHJzL2Uyb0RvYy54bWxQ&#10;SwECLQAUAAYACAAAACEAdn/odeEAAAALAQAADwAAAAAAAAAAAAAAAADpBAAAZHJzL2Rvd25yZXYu&#10;eG1sUEsFBgAAAAAEAAQA8wAAAPcFAAAAAA==&#10;" fillcolor="white [3212]" stroked="f" strokeweight="1pt"/>
            </w:pict>
          </mc:Fallback>
        </mc:AlternateContent>
      </w:r>
      <w:r w:rsidRPr="007E1467">
        <w:rPr>
          <w:noProof/>
        </w:rPr>
        <w:drawing>
          <wp:anchor distT="0" distB="0" distL="114300" distR="114300" simplePos="0" relativeHeight="251844608" behindDoc="1" locked="0" layoutInCell="0" allowOverlap="1" wp14:anchorId="37F47D8E" wp14:editId="398185EE">
            <wp:simplePos x="0" y="0"/>
            <wp:positionH relativeFrom="margin">
              <wp:align>center</wp:align>
            </wp:positionH>
            <wp:positionV relativeFrom="paragraph">
              <wp:posOffset>-242038</wp:posOffset>
            </wp:positionV>
            <wp:extent cx="933450" cy="885825"/>
            <wp:effectExtent l="0" t="0" r="0" b="9525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3DF" w:rsidRPr="007E1467" w:rsidRDefault="009C13DF" w:rsidP="00991A87">
      <w:pPr>
        <w:tabs>
          <w:tab w:val="left" w:pos="1440"/>
        </w:tabs>
        <w:spacing w:line="240" w:lineRule="auto"/>
        <w:jc w:val="center"/>
      </w:pPr>
    </w:p>
    <w:p w:rsidR="009C13DF" w:rsidRPr="007E1467" w:rsidRDefault="009C13DF" w:rsidP="00991A87">
      <w:pPr>
        <w:tabs>
          <w:tab w:val="left" w:pos="1440"/>
        </w:tabs>
        <w:spacing w:line="240" w:lineRule="auto"/>
        <w:jc w:val="center"/>
      </w:pPr>
      <w:r w:rsidRPr="007E1467">
        <w:rPr>
          <w:cs/>
        </w:rPr>
        <w:t>คณะวิทยาการสารสนเทศ  มหาวิทยาลัยบูรพา</w:t>
      </w:r>
    </w:p>
    <w:p w:rsidR="009C13DF" w:rsidRPr="00F5224E" w:rsidRDefault="009C13DF" w:rsidP="00991A87">
      <w:pPr>
        <w:tabs>
          <w:tab w:val="left" w:pos="1440"/>
        </w:tabs>
        <w:spacing w:line="240" w:lineRule="auto"/>
        <w:jc w:val="center"/>
        <w:rPr>
          <w:b/>
          <w:bCs/>
          <w:sz w:val="36"/>
          <w:szCs w:val="36"/>
        </w:rPr>
      </w:pPr>
      <w:r w:rsidRPr="00F5224E">
        <w:rPr>
          <w:b/>
          <w:bCs/>
          <w:sz w:val="36"/>
          <w:szCs w:val="36"/>
          <w:cs/>
        </w:rPr>
        <w:t>ใบรับรองรายงานผลการปฏิบัติงานสหกิจศึกษา</w:t>
      </w:r>
    </w:p>
    <w:p w:rsidR="009C13DF" w:rsidRPr="007E1467" w:rsidRDefault="009C13DF" w:rsidP="00991A87">
      <w:pPr>
        <w:tabs>
          <w:tab w:val="left" w:pos="1440"/>
        </w:tabs>
        <w:spacing w:after="0" w:line="240" w:lineRule="auto"/>
        <w:ind w:left="720"/>
        <w:jc w:val="both"/>
      </w:pPr>
      <w:r w:rsidRPr="007E1467">
        <w:rPr>
          <w:cs/>
        </w:rPr>
        <w:t>หัวข้อโครงงาน</w:t>
      </w:r>
      <w:r w:rsidRPr="007E1467">
        <w:tab/>
      </w:r>
      <w:r w:rsidRPr="007E1467">
        <w:tab/>
      </w:r>
      <w:r w:rsidRPr="007E1467">
        <w:rPr>
          <w:color w:val="FF0000"/>
          <w:u w:val="dotted"/>
          <w:cs/>
        </w:rPr>
        <w:t>ชื่อระบบภาษาไทย</w:t>
      </w:r>
      <w:r w:rsidR="00514AF8">
        <w:rPr>
          <w:rFonts w:hint="cs"/>
          <w:color w:val="FF0000"/>
          <w:u w:val="dotted"/>
          <w:cs/>
        </w:rPr>
        <w:t>/ชื่องาน</w:t>
      </w:r>
      <w:r w:rsidR="00514AF8" w:rsidRPr="007E1467">
        <w:rPr>
          <w:color w:val="FF0000"/>
          <w:u w:val="dotted"/>
          <w:cs/>
        </w:rPr>
        <w:t>ภาษาไทย</w:t>
      </w:r>
    </w:p>
    <w:p w:rsidR="009C13DF" w:rsidRPr="007E1467" w:rsidRDefault="009C13DF" w:rsidP="00991A87">
      <w:pPr>
        <w:tabs>
          <w:tab w:val="left" w:pos="1440"/>
        </w:tabs>
        <w:spacing w:after="0" w:line="240" w:lineRule="auto"/>
        <w:ind w:left="720"/>
        <w:jc w:val="both"/>
        <w:rPr>
          <w:u w:val="dotted"/>
        </w:rPr>
      </w:pPr>
      <w:r w:rsidRPr="007E1467">
        <w:tab/>
      </w:r>
      <w:r w:rsidRPr="007E1467">
        <w:tab/>
      </w:r>
      <w:r w:rsidRPr="007E1467">
        <w:tab/>
      </w:r>
      <w:r w:rsidRPr="007E1467">
        <w:rPr>
          <w:color w:val="FF0000"/>
          <w:u w:val="dotted"/>
          <w:cs/>
        </w:rPr>
        <w:t>(ชื่อระบบภาษาอังกฤษ)</w:t>
      </w:r>
    </w:p>
    <w:p w:rsidR="009C13DF" w:rsidRPr="007E1467" w:rsidRDefault="009C13DF" w:rsidP="00991A87">
      <w:pPr>
        <w:tabs>
          <w:tab w:val="left" w:pos="1440"/>
        </w:tabs>
        <w:spacing w:after="0" w:line="240" w:lineRule="auto"/>
        <w:ind w:left="2138" w:hanging="1418"/>
      </w:pPr>
      <w:r w:rsidRPr="007E1467">
        <w:rPr>
          <w:cs/>
        </w:rPr>
        <w:t xml:space="preserve">ชื่อนิสิต      </w:t>
      </w:r>
      <w:r w:rsidRPr="007E1467">
        <w:tab/>
      </w:r>
      <w:r w:rsidRPr="007E1467">
        <w:tab/>
      </w:r>
      <w:r w:rsidRPr="007E1467">
        <w:tab/>
      </w:r>
      <w:r w:rsidRPr="007E1467">
        <w:rPr>
          <w:color w:val="FF0000"/>
          <w:u w:val="dotted"/>
          <w:cs/>
        </w:rPr>
        <w:t>คำนำหน้า ชื่อ – นามสกุล</w:t>
      </w:r>
    </w:p>
    <w:p w:rsidR="009C13DF" w:rsidRPr="007E1467" w:rsidRDefault="009C13DF" w:rsidP="00991A87">
      <w:pPr>
        <w:tabs>
          <w:tab w:val="left" w:pos="1440"/>
        </w:tabs>
        <w:spacing w:after="0" w:line="240" w:lineRule="auto"/>
        <w:ind w:left="2138" w:hanging="1418"/>
      </w:pPr>
      <w:r w:rsidRPr="007E1467">
        <w:rPr>
          <w:cs/>
        </w:rPr>
        <w:t xml:space="preserve">รหัสประจำตัว  </w:t>
      </w:r>
      <w:r w:rsidRPr="007E1467">
        <w:tab/>
      </w:r>
      <w:r w:rsidRPr="007E1467">
        <w:tab/>
      </w:r>
      <w:r w:rsidRPr="007E1467">
        <w:tab/>
      </w:r>
      <w:r w:rsidR="0072715B">
        <w:rPr>
          <w:color w:val="FF0000"/>
          <w:u w:val="dotted"/>
          <w:cs/>
        </w:rPr>
        <w:t>58</w:t>
      </w:r>
      <w:r w:rsidRPr="007E1467">
        <w:rPr>
          <w:color w:val="FF0000"/>
          <w:u w:val="dotted"/>
        </w:rPr>
        <w:t>XXXXXX</w:t>
      </w:r>
    </w:p>
    <w:p w:rsidR="009C13DF" w:rsidRPr="007E1467" w:rsidRDefault="009C13DF" w:rsidP="00991A87">
      <w:pPr>
        <w:tabs>
          <w:tab w:val="left" w:pos="1980"/>
        </w:tabs>
        <w:spacing w:after="0" w:line="240" w:lineRule="auto"/>
        <w:ind w:left="720"/>
      </w:pPr>
      <w:r w:rsidRPr="007E1467">
        <w:rPr>
          <w:cs/>
        </w:rPr>
        <w:t xml:space="preserve">อาจารย์ที่ปรึกษา      </w:t>
      </w:r>
      <w:r w:rsidRPr="007E1467">
        <w:tab/>
      </w:r>
      <w:r w:rsidRPr="007E1467">
        <w:rPr>
          <w:color w:val="FF0000"/>
          <w:u w:val="dotted"/>
          <w:cs/>
        </w:rPr>
        <w:t>คำนำหน้า ชื่อ – นามสกุล</w:t>
      </w:r>
    </w:p>
    <w:p w:rsidR="009C13DF" w:rsidRPr="007E1467" w:rsidRDefault="009C13DF" w:rsidP="00991A87">
      <w:pPr>
        <w:tabs>
          <w:tab w:val="left" w:pos="1980"/>
        </w:tabs>
        <w:spacing w:after="0" w:line="240" w:lineRule="auto"/>
        <w:ind w:left="720"/>
        <w:rPr>
          <w:cs/>
        </w:rPr>
      </w:pPr>
      <w:r w:rsidRPr="007E1467">
        <w:rPr>
          <w:cs/>
        </w:rPr>
        <w:t>อาจารย์ที่ปรึกษาร่วม</w:t>
      </w:r>
      <w:r w:rsidRPr="007E1467">
        <w:tab/>
      </w:r>
      <w:r w:rsidRPr="007E1467">
        <w:rPr>
          <w:color w:val="FF0000"/>
          <w:u w:val="dotted"/>
          <w:cs/>
        </w:rPr>
        <w:t>คำนำหน้า ชื่อ – นามสกุล</w:t>
      </w:r>
    </w:p>
    <w:p w:rsidR="009C13DF" w:rsidRPr="007E1467" w:rsidRDefault="009C13DF" w:rsidP="00991A87">
      <w:pPr>
        <w:tabs>
          <w:tab w:val="left" w:pos="1980"/>
        </w:tabs>
        <w:spacing w:after="0" w:line="240" w:lineRule="auto"/>
        <w:ind w:left="720"/>
        <w:rPr>
          <w:cs/>
        </w:rPr>
      </w:pPr>
      <w:r w:rsidRPr="007E1467">
        <w:rPr>
          <w:cs/>
        </w:rPr>
        <w:t xml:space="preserve">วันที่สอบ     </w:t>
      </w:r>
      <w:r w:rsidRPr="007E1467">
        <w:tab/>
      </w:r>
      <w:r w:rsidRPr="007E1467">
        <w:tab/>
      </w:r>
      <w:r w:rsidRPr="007E1467">
        <w:rPr>
          <w:cs/>
        </w:rPr>
        <w:tab/>
      </w:r>
      <w:r w:rsidRPr="007E1467">
        <w:rPr>
          <w:color w:val="FF0000"/>
          <w:u w:val="dotted"/>
          <w:cs/>
        </w:rPr>
        <w:t>วันที่ เดือน</w:t>
      </w:r>
      <w:r w:rsidRPr="007E1467">
        <w:rPr>
          <w:color w:val="FF0000"/>
          <w:cs/>
        </w:rPr>
        <w:t xml:space="preserve"> พ.ศ. </w:t>
      </w:r>
      <w:r w:rsidR="0053375D" w:rsidRPr="007E1467">
        <w:rPr>
          <w:color w:val="FF0000"/>
          <w:cs/>
        </w:rPr>
        <w:t>25</w:t>
      </w:r>
      <w:r w:rsidR="0072715B">
        <w:rPr>
          <w:color w:val="FF0000"/>
        </w:rPr>
        <w:t>6</w:t>
      </w:r>
      <w:r w:rsidR="0072715B">
        <w:rPr>
          <w:rFonts w:hint="cs"/>
          <w:color w:val="FF0000"/>
          <w:cs/>
        </w:rPr>
        <w:t>1</w:t>
      </w:r>
    </w:p>
    <w:p w:rsidR="009C13DF" w:rsidRPr="007E1467" w:rsidRDefault="009C13DF" w:rsidP="00991A87">
      <w:pPr>
        <w:spacing w:line="240" w:lineRule="auto"/>
      </w:pPr>
      <w:r w:rsidRPr="007E1467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0" allowOverlap="1" wp14:anchorId="38FBD108" wp14:editId="2F8EE404">
                <wp:simplePos x="0" y="0"/>
                <wp:positionH relativeFrom="margin">
                  <wp:align>center</wp:align>
                </wp:positionH>
                <wp:positionV relativeFrom="paragraph">
                  <wp:posOffset>128905</wp:posOffset>
                </wp:positionV>
                <wp:extent cx="5212080" cy="0"/>
                <wp:effectExtent l="0" t="0" r="26670" b="19050"/>
                <wp:wrapTopAndBottom/>
                <wp:docPr id="82" name="Straight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2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AE517" id="Straight Connector 82" o:spid="_x0000_s1026" style="position:absolute;z-index:251843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0.15pt" to="410.4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XNHgIAADgEAAAOAAAAZHJzL2Uyb0RvYy54bWysU02P2jAQvVfqf7B8h3wUKESEVZVAL9su&#10;EtsfYGyHWHVsyzYEVPW/d2wIYttLVTUHZ+yZeX7zZrx8OncSnbh1QqsSZ+MUI66oZkIdSvztdTOa&#10;Y+Q8UYxIrXiJL9zhp9X7d8veFDzXrZaMWwQgyhW9KXHrvSmSxNGWd8SNteEKnI22HfGwtYeEWdID&#10;eieTPE1nSa8tM1ZT7hyc1lcnXkX8puHUvzSN4x7JEgM3H1cb131Yk9WSFAdLTCvojQb5BxYdEQou&#10;vUPVxBN0tOIPqE5Qq51u/JjqLtFNIyiPNUA1WfpbNbuWGB5rAXGcucvk/h8s/XraWiRYiec5Rop0&#10;0KOdt0QcWo8qrRQoqC0CJyjVG1dAQqW2NtRKz2pnnjX97pDSVUvUgUfGrxcDKFnISN6khI0zcN++&#10;/6IZxJCj11G2c2O7AAmCoHPszuXeHX72iMLhNM/ydA5NpIMvIcWQaKzzn7nuUDBKLIUKwpGCnJ6d&#10;D0RIMYSEY6U3QsrYfKlQX+LFNJ/GBKelYMEZwpw97Ctp0YmE8YlfrAo8j2FWHxWLYC0nbH2zPRHy&#10;asPlUgU8KAXo3KzrfPxYpIv1fD2fjCb5bD2apHU9+rSpJqPZJvs4rT/UVVVnPwO1bFK0gjGuArth&#10;VrPJ383C7dVcp+w+rXcZkrfoUS8gO/wj6djL0L7rIOw1u2zt0GMYzxh8e0ph/h/3YD8++NUvAAAA&#10;//8DAFBLAwQUAAYACAAAACEAAnf3hNoAAAAGAQAADwAAAGRycy9kb3ducmV2LnhtbEyPwU7DMBBE&#10;70j8g7VIXCpqk0qoCnEqBOTGhVLEdRtvk6jxOo3dNvD1LOIAx9lZzbwpVpPv1YnG2AW2cDs3oIjr&#10;4DpuLGzeqpslqJiQHfaBycInRViVlxcF5i6c+ZVO69QoCeGYo4U2pSHXOtYteYzzMBCLtwujxyRy&#10;bLQb8SzhvteZMXfaY8fS0OJAjy3V+/XRW4jVOx2qr1k9Mx+LJlB2eHp5Rmuvr6aHe1CJpvT3DD/4&#10;gg6lMG3DkV1UvQUZkixkZgFK3GVmZMj296DLQv/HL78BAAD//wMAUEsBAi0AFAAGAAgAAAAhALaD&#10;OJL+AAAA4QEAABMAAAAAAAAAAAAAAAAAAAAAAFtDb250ZW50X1R5cGVzXS54bWxQSwECLQAUAAYA&#10;CAAAACEAOP0h/9YAAACUAQAACwAAAAAAAAAAAAAAAAAvAQAAX3JlbHMvLnJlbHNQSwECLQAUAAYA&#10;CAAAACEAnhKFzR4CAAA4BAAADgAAAAAAAAAAAAAAAAAuAgAAZHJzL2Uyb0RvYy54bWxQSwECLQAU&#10;AAYACAAAACEAAnf3hNoAAAAGAQAADwAAAAAAAAAAAAAAAAB4BAAAZHJzL2Rvd25yZXYueG1sUEsF&#10;BgAAAAAEAAQA8wAAAH8FAAAAAA==&#10;" o:allowincell="f">
                <w10:wrap type="topAndBottom" anchorx="margin"/>
              </v:line>
            </w:pict>
          </mc:Fallback>
        </mc:AlternateContent>
      </w:r>
      <w:r w:rsidRPr="007E1467">
        <w:rPr>
          <w:noProof/>
        </w:rPr>
        <w:drawing>
          <wp:anchor distT="0" distB="0" distL="114300" distR="114300" simplePos="0" relativeHeight="251842560" behindDoc="1" locked="0" layoutInCell="0" allowOverlap="1" wp14:anchorId="17CE4B91" wp14:editId="6035B28B">
            <wp:simplePos x="0" y="0"/>
            <wp:positionH relativeFrom="margin">
              <wp:align>center</wp:align>
            </wp:positionH>
            <wp:positionV relativeFrom="paragraph">
              <wp:posOffset>261591</wp:posOffset>
            </wp:positionV>
            <wp:extent cx="3931920" cy="3731260"/>
            <wp:effectExtent l="0" t="0" r="0" b="254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90000" contrast="-8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3DF" w:rsidRPr="007E1467" w:rsidRDefault="009C13DF" w:rsidP="00991A87">
      <w:pPr>
        <w:tabs>
          <w:tab w:val="left" w:pos="1440"/>
          <w:tab w:val="left" w:pos="3600"/>
        </w:tabs>
        <w:spacing w:before="60" w:after="0" w:line="240" w:lineRule="auto"/>
        <w:jc w:val="center"/>
        <w:rPr>
          <w:rFonts w:eastAsia="Times New Roman"/>
        </w:rPr>
      </w:pPr>
      <w:r w:rsidRPr="007E1467">
        <w:rPr>
          <w:rFonts w:eastAsia="Times New Roman"/>
          <w:cs/>
        </w:rPr>
        <w:t xml:space="preserve">รายงานผลการปฏิบัติงานสหกิจศึกษาฉบับนี้ได้ผ่านการเห็นชอบจากคณะกรรมการสอบ </w:t>
      </w:r>
    </w:p>
    <w:p w:rsidR="009C13DF" w:rsidRPr="007E1467" w:rsidRDefault="009C13DF" w:rsidP="00991A87">
      <w:pPr>
        <w:tabs>
          <w:tab w:val="left" w:pos="1440"/>
          <w:tab w:val="left" w:pos="3600"/>
        </w:tabs>
        <w:spacing w:before="60" w:after="0" w:line="240" w:lineRule="auto"/>
        <w:jc w:val="center"/>
        <w:rPr>
          <w:rFonts w:eastAsia="Times New Roman"/>
        </w:rPr>
      </w:pPr>
      <w:r w:rsidRPr="007E1467">
        <w:rPr>
          <w:rFonts w:eastAsia="Times New Roman"/>
          <w:cs/>
        </w:rPr>
        <w:t xml:space="preserve">ให้เป็นรายงานการปฏิบัติงานสหกิจศึกษาหลักสูตรวิทยาศาสตรบัณฑิต  </w:t>
      </w:r>
    </w:p>
    <w:p w:rsidR="009C13DF" w:rsidRPr="007E1467" w:rsidRDefault="009C13DF" w:rsidP="00991A87">
      <w:pPr>
        <w:tabs>
          <w:tab w:val="left" w:pos="1440"/>
          <w:tab w:val="left" w:pos="3600"/>
        </w:tabs>
        <w:spacing w:before="60" w:after="0" w:line="240" w:lineRule="auto"/>
        <w:jc w:val="center"/>
      </w:pPr>
      <w:r w:rsidRPr="007E1467">
        <w:rPr>
          <w:rFonts w:eastAsia="Times New Roman"/>
          <w:cs/>
        </w:rPr>
        <w:t xml:space="preserve"> สาขาวิชาวิศวกรรมซอฟต์แวร์</w:t>
      </w:r>
    </w:p>
    <w:tbl>
      <w:tblPr>
        <w:tblpPr w:leftFromText="180" w:rightFromText="180" w:vertAnchor="text" w:horzAnchor="margin" w:tblpXSpec="center" w:tblpY="576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9C13DF" w:rsidRPr="007E1467" w:rsidTr="00A92467">
        <w:trPr>
          <w:trHeight w:val="1368"/>
        </w:trPr>
        <w:tc>
          <w:tcPr>
            <w:tcW w:w="4261" w:type="dxa"/>
          </w:tcPr>
          <w:p w:rsidR="009C13DF" w:rsidRPr="007E1467" w:rsidRDefault="00AE0E44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>
              <w:rPr>
                <w:cs/>
              </w:rPr>
              <w:t>……</w:t>
            </w:r>
            <w:r w:rsidR="009C13DF" w:rsidRPr="007E1467">
              <w:rPr>
                <w:cs/>
              </w:rPr>
              <w:t>…</w:t>
            </w:r>
            <w:r>
              <w:rPr>
                <w:rFonts w:hint="cs"/>
                <w:cs/>
              </w:rPr>
              <w:t>ชื่อ อาจารย์ที่ปรึกษาร่วม</w:t>
            </w:r>
            <w:r w:rsidR="009C13DF" w:rsidRPr="007E1467">
              <w:rPr>
                <w:cs/>
              </w:rPr>
              <w:t>………</w:t>
            </w: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s/>
              </w:rPr>
              <w:t>(</w:t>
            </w:r>
            <w:r w:rsidRPr="007E1467">
              <w:rPr>
                <w:color w:val="FF0000"/>
                <w:cs/>
              </w:rPr>
              <w:t>คำนำหน้า ชื่อ – นามสกุล</w:t>
            </w:r>
            <w:r w:rsidRPr="007E1467">
              <w:rPr>
                <w:cs/>
              </w:rPr>
              <w:t>)</w:t>
            </w: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  <w:rPr>
                <w:cs/>
              </w:rPr>
            </w:pPr>
            <w:r w:rsidRPr="007E1467">
              <w:rPr>
                <w:cs/>
              </w:rPr>
              <w:t>ประธานกรรมการ</w:t>
            </w:r>
          </w:p>
        </w:tc>
        <w:tc>
          <w:tcPr>
            <w:tcW w:w="4261" w:type="dxa"/>
          </w:tcPr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s/>
              </w:rPr>
              <w:t>……………………………………</w:t>
            </w: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s/>
              </w:rPr>
              <w:t>(</w:t>
            </w:r>
            <w:r w:rsidRPr="007E1467">
              <w:rPr>
                <w:color w:val="FF0000"/>
                <w:cs/>
              </w:rPr>
              <w:t>คำนำหน้า ชื่อ – นามสกุล</w:t>
            </w:r>
            <w:r w:rsidRPr="007E1467">
              <w:rPr>
                <w:cs/>
              </w:rPr>
              <w:t>)</w:t>
            </w: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s/>
              </w:rPr>
              <w:t>กรรมการ</w:t>
            </w:r>
          </w:p>
        </w:tc>
      </w:tr>
      <w:tr w:rsidR="009C13DF" w:rsidRPr="007E1467" w:rsidTr="00A92467">
        <w:tc>
          <w:tcPr>
            <w:tcW w:w="4261" w:type="dxa"/>
          </w:tcPr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both"/>
            </w:pPr>
          </w:p>
        </w:tc>
        <w:tc>
          <w:tcPr>
            <w:tcW w:w="4261" w:type="dxa"/>
          </w:tcPr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</w:pP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s/>
              </w:rPr>
              <w:t>……………………………………</w:t>
            </w: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s/>
              </w:rPr>
              <w:t>(ผู้ช่วยศาสตราจารย์นวลศรี เด่นวัฒนา)</w:t>
            </w:r>
            <w:r w:rsidRPr="007E1467">
              <w:rPr>
                <w:cs/>
              </w:rPr>
              <w:br/>
              <w:t>ประธานหลักสูตรวิทยาศาสตรบัณฑิต</w:t>
            </w:r>
            <w:r w:rsidRPr="007E1467">
              <w:rPr>
                <w:cs/>
              </w:rPr>
              <w:br/>
            </w:r>
            <w:r w:rsidRPr="007E1467">
              <w:rPr>
                <w:rFonts w:eastAsia="Times New Roman"/>
                <w:cs/>
              </w:rPr>
              <w:t>สาขาวิชาวิศวกรรมซอฟต์แวร์</w:t>
            </w:r>
          </w:p>
          <w:p w:rsidR="009C13DF" w:rsidRPr="007E1467" w:rsidRDefault="009C13DF" w:rsidP="006F140F">
            <w:pPr>
              <w:tabs>
                <w:tab w:val="left" w:pos="1440"/>
                <w:tab w:val="left" w:pos="3600"/>
              </w:tabs>
              <w:spacing w:before="0" w:after="0" w:line="240" w:lineRule="auto"/>
              <w:jc w:val="center"/>
            </w:pPr>
            <w:r w:rsidRPr="007E1467">
              <w:rPr>
                <w:color w:val="FF0000"/>
                <w:cs/>
              </w:rPr>
              <w:t>วันที่….. เดือน ………… พ.ศ. 25</w:t>
            </w:r>
            <w:r w:rsidR="0072715B">
              <w:rPr>
                <w:color w:val="FF0000"/>
              </w:rPr>
              <w:t>6</w:t>
            </w:r>
            <w:r w:rsidR="0072715B">
              <w:rPr>
                <w:rFonts w:hint="cs"/>
                <w:color w:val="FF0000"/>
                <w:cs/>
              </w:rPr>
              <w:t>1</w:t>
            </w:r>
          </w:p>
        </w:tc>
      </w:tr>
    </w:tbl>
    <w:p w:rsidR="009C13DF" w:rsidRDefault="009C13DF" w:rsidP="00991A87">
      <w:pPr>
        <w:spacing w:line="240" w:lineRule="auto"/>
      </w:pPr>
    </w:p>
    <w:p w:rsidR="006F140F" w:rsidRPr="007E1467" w:rsidRDefault="006F140F" w:rsidP="00991A87">
      <w:pPr>
        <w:spacing w:line="240" w:lineRule="auto"/>
        <w:rPr>
          <w:cs/>
        </w:rPr>
      </w:pPr>
    </w:p>
    <w:p w:rsidR="009C13DF" w:rsidRPr="007E1467" w:rsidRDefault="009C13DF" w:rsidP="00991A87">
      <w:pPr>
        <w:spacing w:line="240" w:lineRule="auto"/>
        <w:rPr>
          <w:cs/>
        </w:rPr>
      </w:pPr>
    </w:p>
    <w:p w:rsidR="008007CD" w:rsidRPr="007E1467" w:rsidRDefault="008007CD" w:rsidP="00991A87">
      <w:pPr>
        <w:spacing w:line="240" w:lineRule="auto"/>
        <w:rPr>
          <w:rFonts w:cs="Angsana New"/>
          <w:cs/>
        </w:rPr>
        <w:sectPr w:rsidR="008007CD" w:rsidRPr="007E1467" w:rsidSect="00232BD9">
          <w:pgSz w:w="11906" w:h="16838" w:code="9"/>
          <w:pgMar w:top="2160" w:right="1152" w:bottom="1008" w:left="1872" w:header="1008" w:footer="720" w:gutter="0"/>
          <w:pgNumType w:start="1"/>
          <w:cols w:space="720"/>
          <w:titlePg/>
          <w:docGrid w:linePitch="435"/>
        </w:sectPr>
      </w:pPr>
    </w:p>
    <w:p w:rsidR="008007CD" w:rsidRPr="0017145E" w:rsidRDefault="006134ED" w:rsidP="00991A87">
      <w:pPr>
        <w:pStyle w:val="Heading1"/>
        <w:numPr>
          <w:ilvl w:val="0"/>
          <w:numId w:val="0"/>
        </w:numPr>
        <w:spacing w:line="240" w:lineRule="auto"/>
      </w:pPr>
      <w:bookmarkStart w:id="1" w:name="_Toc487543070"/>
      <w:r w:rsidRPr="0017145E">
        <w:rPr>
          <w:cs/>
        </w:rPr>
        <w:lastRenderedPageBreak/>
        <w:t>กิตติกรรมประกาศ</w:t>
      </w:r>
      <w:bookmarkEnd w:id="1"/>
    </w:p>
    <w:p w:rsidR="00CB18C9" w:rsidRPr="007E1467" w:rsidRDefault="00CB18C9" w:rsidP="00991A87">
      <w:pPr>
        <w:spacing w:line="240" w:lineRule="auto"/>
        <w:jc w:val="center"/>
      </w:pPr>
    </w:p>
    <w:p w:rsidR="0074485A" w:rsidRPr="007E1467" w:rsidRDefault="0074485A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รายงานผลการดำเนินการวิชาสหกิจศึกษาฉบับนี้ จะไม่สำเร็จลุล่วงหากปราศจากความ</w:t>
      </w:r>
      <w:r w:rsidR="00A6080A" w:rsidRPr="007E1467">
        <w:rPr>
          <w:color w:val="FF0000"/>
          <w:cs/>
        </w:rPr>
        <w:t xml:space="preserve"> </w:t>
      </w:r>
      <w:r w:rsidRPr="007E1467">
        <w:rPr>
          <w:color w:val="FF0000"/>
          <w:cs/>
        </w:rPr>
        <w:t xml:space="preserve">อนุเคราะห์และการสนับสนุนของบุคคลเหล่านี้ ซึ่งผู้ปฏิบัติงานสหกิจศึกษาใคร่ขอกราบขอบพระคุณอย่างสูงไว้ ณ โอกาสนี้ </w:t>
      </w:r>
    </w:p>
    <w:p w:rsidR="00804310" w:rsidRPr="007E1467" w:rsidRDefault="00BC7328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>
        <w:rPr>
          <w:color w:val="FF0000"/>
          <w:cs/>
        </w:rPr>
        <w:t>1)</w:t>
      </w:r>
    </w:p>
    <w:p w:rsidR="00804310" w:rsidRPr="007E1467" w:rsidRDefault="00BC7328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>
        <w:rPr>
          <w:color w:val="FF0000"/>
          <w:cs/>
        </w:rPr>
        <w:t>2)</w:t>
      </w:r>
    </w:p>
    <w:p w:rsidR="00804310" w:rsidRPr="007E1467" w:rsidRDefault="00BC7328" w:rsidP="00991A87">
      <w:pPr>
        <w:tabs>
          <w:tab w:val="left" w:pos="3360"/>
        </w:tabs>
        <w:spacing w:line="240" w:lineRule="auto"/>
        <w:ind w:firstLine="720"/>
        <w:rPr>
          <w:color w:val="FF0000"/>
        </w:rPr>
      </w:pPr>
      <w:r>
        <w:rPr>
          <w:color w:val="FF0000"/>
          <w:cs/>
        </w:rPr>
        <w:t>3)</w:t>
      </w:r>
    </w:p>
    <w:p w:rsidR="008007CD" w:rsidRPr="007E1467" w:rsidRDefault="0074485A" w:rsidP="00991A87">
      <w:pPr>
        <w:spacing w:after="0"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นอกจากนี้ขอขอบคุณเพื่อนร่วมงานสหกิจศึกษาในสถานประกอบการเดียวกันนี้ทุกคนที่ไม่ได้เอ่ยนามในการทำงานร่วมกัน และช่วยสร้างบรรยากาศในการทำงานให้สนุกและเป็นกันเอง</w:t>
      </w:r>
    </w:p>
    <w:p w:rsidR="00CB18C9" w:rsidRPr="007E1467" w:rsidRDefault="00CB18C9" w:rsidP="00991A87">
      <w:pPr>
        <w:spacing w:line="240" w:lineRule="auto"/>
        <w:ind w:firstLine="720"/>
      </w:pPr>
    </w:p>
    <w:p w:rsidR="0074485A" w:rsidRPr="007E1467" w:rsidRDefault="008007CD" w:rsidP="00991A87">
      <w:pPr>
        <w:tabs>
          <w:tab w:val="left" w:pos="3360"/>
        </w:tabs>
        <w:spacing w:line="240" w:lineRule="auto"/>
        <w:ind w:firstLine="720"/>
        <w:jc w:val="right"/>
        <w:rPr>
          <w:color w:val="FF0000"/>
        </w:rPr>
      </w:pPr>
      <w:r w:rsidRPr="007E1467">
        <w:rPr>
          <w:cs/>
        </w:rPr>
        <w:t xml:space="preserve"> </w:t>
      </w:r>
      <w:r w:rsidR="002F57EA" w:rsidRPr="007E1467">
        <w:rPr>
          <w:color w:val="FF0000"/>
          <w:cs/>
        </w:rPr>
        <w:t>ชื่อ</w:t>
      </w:r>
      <w:r w:rsidR="00BC59B9" w:rsidRPr="007E1467">
        <w:rPr>
          <w:color w:val="FF0000"/>
          <w:cs/>
        </w:rPr>
        <w:t xml:space="preserve"> นามสกุล </w:t>
      </w:r>
    </w:p>
    <w:p w:rsidR="00767647" w:rsidRPr="007E1467" w:rsidRDefault="00767647" w:rsidP="00991A87">
      <w:pPr>
        <w:tabs>
          <w:tab w:val="left" w:pos="3360"/>
        </w:tabs>
        <w:spacing w:line="240" w:lineRule="auto"/>
        <w:ind w:firstLine="720"/>
        <w:jc w:val="right"/>
        <w:rPr>
          <w:color w:val="FF0000"/>
        </w:rPr>
      </w:pPr>
    </w:p>
    <w:p w:rsidR="00797FE4" w:rsidRPr="007E1467" w:rsidRDefault="00797FE4" w:rsidP="00991A8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816"/>
        </w:tabs>
        <w:spacing w:line="240" w:lineRule="auto"/>
        <w:jc w:val="left"/>
        <w:rPr>
          <w:cs/>
        </w:rPr>
      </w:pP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</w:p>
    <w:p w:rsidR="008007CD" w:rsidRPr="007E1467" w:rsidRDefault="00797FE4" w:rsidP="00991A87">
      <w:pPr>
        <w:tabs>
          <w:tab w:val="center" w:pos="4297"/>
          <w:tab w:val="left" w:pos="6816"/>
        </w:tabs>
        <w:spacing w:line="240" w:lineRule="auto"/>
        <w:jc w:val="left"/>
        <w:rPr>
          <w:rFonts w:cs="Angsana New"/>
          <w:cs/>
        </w:rPr>
        <w:sectPr w:rsidR="008007CD" w:rsidRPr="007E1467" w:rsidSect="00232BD9">
          <w:pgSz w:w="11906" w:h="16838" w:code="9"/>
          <w:pgMar w:top="2160" w:right="1152" w:bottom="1008" w:left="1872" w:header="1008" w:footer="720" w:gutter="0"/>
          <w:pgNumType w:fmt="thaiLetters" w:start="1"/>
          <w:cols w:space="720"/>
          <w:docGrid w:linePitch="435"/>
        </w:sectPr>
      </w:pPr>
      <w:r w:rsidRPr="007E1467">
        <w:rPr>
          <w:cs/>
        </w:rPr>
        <w:tab/>
      </w:r>
    </w:p>
    <w:p w:rsidR="0074485A" w:rsidRPr="007E1467" w:rsidRDefault="0074485A" w:rsidP="00991A87">
      <w:pPr>
        <w:pStyle w:val="Subtitle"/>
        <w:spacing w:before="0" w:line="240" w:lineRule="auto"/>
        <w:ind w:left="2880" w:hanging="2880"/>
        <w:jc w:val="left"/>
        <w:rPr>
          <w:color w:val="auto"/>
          <w:spacing w:val="0"/>
          <w:sz w:val="32"/>
          <w:szCs w:val="32"/>
          <w:cs/>
        </w:rPr>
      </w:pPr>
      <w:r w:rsidRPr="00AF3D90">
        <w:rPr>
          <w:b/>
          <w:bCs/>
          <w:color w:val="auto"/>
          <w:spacing w:val="0"/>
          <w:sz w:val="32"/>
          <w:szCs w:val="32"/>
          <w:cs/>
        </w:rPr>
        <w:lastRenderedPageBreak/>
        <w:t>หัวข้อรายงาน</w:t>
      </w:r>
      <w:r w:rsidRPr="007E1467">
        <w:rPr>
          <w:color w:val="auto"/>
          <w:spacing w:val="0"/>
          <w:sz w:val="32"/>
          <w:szCs w:val="32"/>
        </w:rPr>
        <w:tab/>
      </w:r>
      <w:r w:rsidR="00BC59B9" w:rsidRPr="007E1467">
        <w:rPr>
          <w:color w:val="FF0000"/>
          <w:spacing w:val="0"/>
          <w:sz w:val="32"/>
          <w:szCs w:val="32"/>
          <w:u w:val="dotted"/>
          <w:cs/>
        </w:rPr>
        <w:t>ชื่อระบบภาษาไทย</w:t>
      </w:r>
      <w:r w:rsidR="00BC59B9" w:rsidRPr="007E1467">
        <w:rPr>
          <w:color w:val="FF0000"/>
          <w:spacing w:val="0"/>
          <w:sz w:val="32"/>
          <w:szCs w:val="32"/>
          <w:cs/>
        </w:rPr>
        <w:t xml:space="preserve"> </w:t>
      </w:r>
      <w:r w:rsidR="00BC59B9" w:rsidRPr="007E1467">
        <w:rPr>
          <w:color w:val="auto"/>
          <w:spacing w:val="0"/>
          <w:sz w:val="32"/>
          <w:szCs w:val="32"/>
          <w:cs/>
        </w:rPr>
        <w:t xml:space="preserve">:  </w:t>
      </w:r>
      <w:r w:rsidR="00BC59B9" w:rsidRPr="007E1467">
        <w:rPr>
          <w:color w:val="FF0000"/>
          <w:spacing w:val="0"/>
          <w:sz w:val="32"/>
          <w:szCs w:val="32"/>
          <w:u w:val="dotted"/>
          <w:cs/>
        </w:rPr>
        <w:t>ชื่อส่วนงานภาษาไทย</w:t>
      </w:r>
    </w:p>
    <w:p w:rsidR="0074485A" w:rsidRPr="007E1467" w:rsidRDefault="0074485A" w:rsidP="00991A87">
      <w:pPr>
        <w:tabs>
          <w:tab w:val="left" w:pos="720"/>
          <w:tab w:val="left" w:pos="2880"/>
        </w:tabs>
        <w:spacing w:before="0" w:after="0" w:line="240" w:lineRule="auto"/>
        <w:jc w:val="both"/>
        <w:rPr>
          <w:cs/>
        </w:rPr>
      </w:pPr>
      <w:r w:rsidRPr="00AF3D90">
        <w:rPr>
          <w:b/>
          <w:bCs/>
          <w:cs/>
        </w:rPr>
        <w:t>นิสิต</w:t>
      </w:r>
      <w:r w:rsidRPr="00AF3D90">
        <w:rPr>
          <w:b/>
          <w:bCs/>
          <w:cs/>
        </w:rPr>
        <w:tab/>
      </w:r>
      <w:r w:rsidRPr="007E1467">
        <w:tab/>
      </w:r>
      <w:r w:rsidR="00BC59B9" w:rsidRPr="007E1467">
        <w:rPr>
          <w:color w:val="FF0000"/>
          <w:u w:val="dotted"/>
          <w:cs/>
        </w:rPr>
        <w:t>คำนำหน้า ชื่อ – นามสกุล</w:t>
      </w:r>
    </w:p>
    <w:p w:rsidR="0074485A" w:rsidRPr="007E1467" w:rsidRDefault="0074485A" w:rsidP="00991A87">
      <w:pPr>
        <w:tabs>
          <w:tab w:val="left" w:pos="720"/>
          <w:tab w:val="left" w:pos="2880"/>
        </w:tabs>
        <w:spacing w:before="0" w:after="0" w:line="240" w:lineRule="auto"/>
        <w:jc w:val="both"/>
      </w:pPr>
      <w:r w:rsidRPr="00AF3D90">
        <w:rPr>
          <w:b/>
          <w:bCs/>
          <w:cs/>
        </w:rPr>
        <w:t>รหัสประจำตัว</w:t>
      </w:r>
      <w:r w:rsidRPr="007E1467">
        <w:rPr>
          <w:cs/>
        </w:rPr>
        <w:tab/>
      </w:r>
      <w:r w:rsidRPr="007E1467">
        <w:rPr>
          <w:color w:val="FF0000"/>
          <w:u w:val="dotted"/>
          <w:cs/>
        </w:rPr>
        <w:t>5</w:t>
      </w:r>
      <w:r w:rsidR="00FD5503" w:rsidRPr="007E1467">
        <w:rPr>
          <w:color w:val="FF0000"/>
          <w:u w:val="dotted"/>
        </w:rPr>
        <w:t>X</w:t>
      </w:r>
      <w:r w:rsidR="00E64A2B" w:rsidRPr="007E1467">
        <w:rPr>
          <w:color w:val="FF0000"/>
          <w:u w:val="dotted"/>
        </w:rPr>
        <w:t>XXXXXX</w:t>
      </w:r>
    </w:p>
    <w:p w:rsidR="0074485A" w:rsidRPr="007E1467" w:rsidRDefault="0074485A" w:rsidP="00991A87">
      <w:pPr>
        <w:tabs>
          <w:tab w:val="left" w:pos="720"/>
          <w:tab w:val="left" w:pos="2880"/>
        </w:tabs>
        <w:spacing w:before="0" w:after="0" w:line="240" w:lineRule="auto"/>
        <w:jc w:val="both"/>
      </w:pPr>
      <w:r w:rsidRPr="00AF3D90">
        <w:rPr>
          <w:b/>
          <w:bCs/>
          <w:cs/>
        </w:rPr>
        <w:t>อาจารย์ที่ปรึกษา</w:t>
      </w:r>
      <w:r w:rsidR="008E4F4D" w:rsidRPr="00AF3D90">
        <w:rPr>
          <w:b/>
          <w:bCs/>
          <w:cs/>
        </w:rPr>
        <w:t>สหกิจ</w:t>
      </w:r>
      <w:r w:rsidRPr="007E1467">
        <w:tab/>
      </w:r>
      <w:r w:rsidR="00BC59B9" w:rsidRPr="007E1467">
        <w:rPr>
          <w:color w:val="FF0000"/>
          <w:u w:val="dotted"/>
          <w:cs/>
        </w:rPr>
        <w:t>คำนำหน้า ชื่อ – นามสกุล</w:t>
      </w:r>
    </w:p>
    <w:p w:rsidR="0074485A" w:rsidRPr="007E1467" w:rsidRDefault="00862902" w:rsidP="00991A87">
      <w:pPr>
        <w:pStyle w:val="BodyText"/>
        <w:tabs>
          <w:tab w:val="clear" w:pos="3240"/>
          <w:tab w:val="left" w:pos="2880"/>
        </w:tabs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862902">
        <w:rPr>
          <w:rFonts w:ascii="TH SarabunPSK" w:eastAsia="TH SarabunPSK" w:hAnsi="TH SarabunPSK" w:cs="TH SarabunPSK"/>
          <w:sz w:val="32"/>
          <w:szCs w:val="32"/>
          <w:cs/>
          <w:lang w:eastAsia="en-US"/>
        </w:rPr>
        <w:t>อาจารย์ที่ปรึกษาสหกิจ</w:t>
      </w:r>
      <w:r>
        <w:rPr>
          <w:rFonts w:ascii="TH SarabunPSK" w:eastAsia="TH SarabunPSK" w:hAnsi="TH SarabunPSK" w:cs="TH SarabunPSK" w:hint="cs"/>
          <w:sz w:val="32"/>
          <w:szCs w:val="32"/>
          <w:cs/>
          <w:lang w:eastAsia="en-US"/>
        </w:rPr>
        <w:t>ร่วม</w:t>
      </w:r>
      <w:r w:rsidR="0074485A" w:rsidRPr="007E1467">
        <w:rPr>
          <w:rFonts w:ascii="TH SarabunPSK" w:hAnsi="TH SarabunPSK" w:cs="TH SarabunPSK"/>
          <w:b w:val="0"/>
          <w:bCs w:val="0"/>
          <w:sz w:val="32"/>
          <w:szCs w:val="32"/>
          <w:cs/>
        </w:rPr>
        <w:tab/>
      </w:r>
      <w:r w:rsidR="00BC59B9" w:rsidRPr="007E1467">
        <w:rPr>
          <w:rFonts w:ascii="TH SarabunPSK" w:hAnsi="TH SarabunPSK" w:cs="TH SarabunPSK"/>
          <w:b w:val="0"/>
          <w:bCs w:val="0"/>
          <w:color w:val="FF0000"/>
          <w:sz w:val="32"/>
          <w:szCs w:val="32"/>
          <w:u w:val="dotted"/>
          <w:cs/>
        </w:rPr>
        <w:t>คำนำหน้า ชื่อ – นามสกุล</w:t>
      </w:r>
    </w:p>
    <w:p w:rsidR="0074485A" w:rsidRPr="007E1467" w:rsidRDefault="0074485A" w:rsidP="00991A87">
      <w:pPr>
        <w:pStyle w:val="BodyText"/>
        <w:tabs>
          <w:tab w:val="clear" w:pos="3240"/>
          <w:tab w:val="left" w:pos="2880"/>
        </w:tabs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AF3D90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  <w:r w:rsidRPr="007E1467">
        <w:rPr>
          <w:rFonts w:ascii="TH SarabunPSK" w:hAnsi="TH SarabunPSK" w:cs="TH SarabunPSK"/>
          <w:b w:val="0"/>
          <w:bCs w:val="0"/>
          <w:sz w:val="32"/>
          <w:szCs w:val="32"/>
        </w:rPr>
        <w:tab/>
      </w:r>
      <w:r w:rsidRPr="007E1467">
        <w:rPr>
          <w:rFonts w:ascii="TH SarabunPSK" w:hAnsi="TH SarabunPSK" w:cs="TH SarabunPSK"/>
          <w:b w:val="0"/>
          <w:bCs w:val="0"/>
          <w:sz w:val="32"/>
          <w:szCs w:val="32"/>
          <w:cs/>
        </w:rPr>
        <w:t>วิทยาศาสตรบัณฑิต สาขาวิชาวิศวกรรมซอฟต์แวร์</w:t>
      </w:r>
    </w:p>
    <w:p w:rsidR="0074485A" w:rsidRPr="007E1467" w:rsidRDefault="0074485A" w:rsidP="00991A87">
      <w:pPr>
        <w:tabs>
          <w:tab w:val="left" w:pos="720"/>
          <w:tab w:val="left" w:pos="2880"/>
        </w:tabs>
        <w:spacing w:before="0" w:after="0" w:line="240" w:lineRule="auto"/>
        <w:jc w:val="both"/>
      </w:pPr>
      <w:r w:rsidRPr="00AF3D90">
        <w:rPr>
          <w:b/>
          <w:bCs/>
          <w:cs/>
        </w:rPr>
        <w:t>คณะ</w:t>
      </w:r>
      <w:r w:rsidRPr="007E1467">
        <w:tab/>
      </w:r>
      <w:r w:rsidRPr="007E1467">
        <w:tab/>
      </w:r>
      <w:r w:rsidRPr="007E1467">
        <w:rPr>
          <w:cs/>
        </w:rPr>
        <w:t>คณะวิทยาการสารสนเทศ มหาวิทยาลัยบูรพา</w:t>
      </w:r>
    </w:p>
    <w:p w:rsidR="008007CD" w:rsidRPr="007E1467" w:rsidRDefault="0074485A" w:rsidP="00991A87">
      <w:pPr>
        <w:spacing w:before="0" w:after="0" w:line="240" w:lineRule="auto"/>
      </w:pPr>
      <w:r w:rsidRPr="00AF3D90">
        <w:rPr>
          <w:b/>
          <w:bCs/>
          <w:cs/>
        </w:rPr>
        <w:t>ปีการศึกษา</w:t>
      </w:r>
      <w:r w:rsidRPr="007E1467">
        <w:tab/>
      </w:r>
      <w:r w:rsidRPr="007E1467">
        <w:tab/>
      </w:r>
      <w:r w:rsidRPr="007E1467">
        <w:tab/>
      </w:r>
      <w:r w:rsidR="0072715B">
        <w:t>256</w:t>
      </w:r>
      <w:r w:rsidR="0072715B">
        <w:rPr>
          <w:rFonts w:hint="cs"/>
          <w:cs/>
        </w:rPr>
        <w:t>1</w:t>
      </w:r>
    </w:p>
    <w:p w:rsidR="008007CD" w:rsidRDefault="008007CD" w:rsidP="00991A87">
      <w:pPr>
        <w:spacing w:line="240" w:lineRule="auto"/>
      </w:pPr>
    </w:p>
    <w:p w:rsidR="00862902" w:rsidRPr="007E1467" w:rsidRDefault="00862902" w:rsidP="00991A87">
      <w:pPr>
        <w:spacing w:line="240" w:lineRule="auto"/>
      </w:pPr>
    </w:p>
    <w:p w:rsidR="00127EC2" w:rsidRPr="007E1467" w:rsidRDefault="00127EC2" w:rsidP="00991A87">
      <w:pPr>
        <w:pStyle w:val="Heading1"/>
        <w:numPr>
          <w:ilvl w:val="0"/>
          <w:numId w:val="0"/>
        </w:numPr>
        <w:spacing w:line="240" w:lineRule="auto"/>
      </w:pPr>
      <w:bookmarkStart w:id="2" w:name="_Toc487543071"/>
      <w:r w:rsidRPr="007E1467">
        <w:rPr>
          <w:cs/>
        </w:rPr>
        <w:t>บทคัดย่อ</w:t>
      </w:r>
      <w:bookmarkEnd w:id="2"/>
    </w:p>
    <w:p w:rsidR="00862902" w:rsidRDefault="008007CD" w:rsidP="00991A87">
      <w:pPr>
        <w:spacing w:after="0" w:line="240" w:lineRule="auto"/>
      </w:pPr>
      <w:r w:rsidRPr="007E1467">
        <w:rPr>
          <w:cs/>
        </w:rPr>
        <w:tab/>
      </w:r>
    </w:p>
    <w:p w:rsidR="008007CD" w:rsidRPr="007E1467" w:rsidRDefault="007051EC" w:rsidP="00991A87">
      <w:pPr>
        <w:spacing w:after="0" w:line="240" w:lineRule="auto"/>
      </w:pPr>
      <w:r w:rsidRPr="007E1467">
        <w:rPr>
          <w:color w:val="FF0000"/>
          <w:cs/>
        </w:rPr>
        <w:t>บรรยายบทคัดย่อ โดยกล่าวถึง</w:t>
      </w:r>
      <w:r w:rsidR="00B537D4" w:rsidRPr="007E1467">
        <w:rPr>
          <w:color w:val="FF0000"/>
          <w:cs/>
        </w:rPr>
        <w:t>ระบบ หรือ งาน ที่นิสิตรับผิดชอบในลักษณะภาพรวม ซึ่งอาจประกอบด้วย ที่มาของ</w:t>
      </w:r>
      <w:r w:rsidR="003D63AD" w:rsidRPr="007E1467">
        <w:rPr>
          <w:color w:val="FF0000"/>
          <w:cs/>
        </w:rPr>
        <w:t>การปฏิบัติงาน</w:t>
      </w:r>
      <w:r w:rsidR="00B537D4" w:rsidRPr="007E1467">
        <w:rPr>
          <w:color w:val="FF0000"/>
          <w:cs/>
        </w:rPr>
        <w:t>ของระบบ/งานที่ได้รับ ระบบ/งานที่นิสิตรับผิดชอ</w:t>
      </w:r>
      <w:r w:rsidR="006F4E53">
        <w:rPr>
          <w:color w:val="FF0000"/>
          <w:cs/>
        </w:rPr>
        <w:t>บมีความสำคัญอย่างไร ประกอบด้วยม</w:t>
      </w:r>
      <w:r w:rsidR="006F4E53">
        <w:rPr>
          <w:rFonts w:hint="cs"/>
          <w:color w:val="FF0000"/>
          <w:cs/>
        </w:rPr>
        <w:t>อ</w:t>
      </w:r>
      <w:r w:rsidR="00B537D4" w:rsidRPr="007E1467">
        <w:rPr>
          <w:color w:val="FF0000"/>
          <w:cs/>
        </w:rPr>
        <w:t xml:space="preserve">ดูล/งานหลัก/ความสามารถของซอฟต์แวร์ รวมทั้งมีประโยชน์หรือสามารถแก้ปัญหาในเรื่องใดบ้าง </w:t>
      </w:r>
      <w:r w:rsidR="00016CD7" w:rsidRPr="007E1467">
        <w:rPr>
          <w:color w:val="FF0000"/>
          <w:cs/>
        </w:rPr>
        <w:t>เครื่องมือที่ใช้ พัฒนาให้กับใครหรือหน่วยงานใด</w:t>
      </w:r>
    </w:p>
    <w:p w:rsidR="00346591" w:rsidRPr="00AF3D90" w:rsidRDefault="00AF3D90" w:rsidP="00991A87">
      <w:pPr>
        <w:spacing w:line="240" w:lineRule="auto"/>
        <w:rPr>
          <w:color w:val="FF0000"/>
          <w:cs/>
        </w:rPr>
      </w:pPr>
      <w:r>
        <w:rPr>
          <w:color w:val="FF0000"/>
          <w:cs/>
        </w:rPr>
        <w:t>[</w:t>
      </w:r>
      <w:r w:rsidRPr="00AF3D90">
        <w:rPr>
          <w:rFonts w:hint="cs"/>
          <w:color w:val="FF0000"/>
          <w:cs/>
        </w:rPr>
        <w:t>เขียนจำนวน 150-180 คำ</w:t>
      </w:r>
      <w:r>
        <w:rPr>
          <w:color w:val="FF0000"/>
          <w:cs/>
        </w:rPr>
        <w:t>]</w:t>
      </w:r>
    </w:p>
    <w:p w:rsidR="00346591" w:rsidRPr="007E1467" w:rsidRDefault="00346591" w:rsidP="00991A87">
      <w:pPr>
        <w:spacing w:line="240" w:lineRule="auto"/>
      </w:pPr>
    </w:p>
    <w:p w:rsidR="00AF3D90" w:rsidRDefault="00AF3D90" w:rsidP="00991A87">
      <w:pPr>
        <w:spacing w:line="240" w:lineRule="auto"/>
      </w:pPr>
    </w:p>
    <w:p w:rsidR="00AF3D90" w:rsidRPr="00AF3D90" w:rsidRDefault="00AF3D90" w:rsidP="00991A87">
      <w:pPr>
        <w:spacing w:line="240" w:lineRule="auto"/>
      </w:pPr>
    </w:p>
    <w:p w:rsidR="00AF3D90" w:rsidRDefault="00AF3D90" w:rsidP="00991A87">
      <w:pPr>
        <w:spacing w:line="240" w:lineRule="auto"/>
        <w:ind w:firstLine="720"/>
      </w:pPr>
    </w:p>
    <w:p w:rsidR="00AF3D90" w:rsidRDefault="00AF3D90" w:rsidP="00991A87">
      <w:pPr>
        <w:spacing w:line="240" w:lineRule="auto"/>
      </w:pPr>
    </w:p>
    <w:p w:rsidR="00C74B41" w:rsidRPr="00AF3D90" w:rsidRDefault="00C74B41" w:rsidP="00991A87">
      <w:pPr>
        <w:spacing w:line="240" w:lineRule="auto"/>
        <w:rPr>
          <w:rFonts w:cs="Angsana New"/>
          <w:cs/>
        </w:rPr>
        <w:sectPr w:rsidR="00C74B41" w:rsidRPr="00AF3D90" w:rsidSect="00232BD9"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</w:p>
    <w:p w:rsidR="00A175DD" w:rsidRDefault="00A175DD" w:rsidP="00991A87">
      <w:pPr>
        <w:pStyle w:val="Heading1"/>
        <w:numPr>
          <w:ilvl w:val="0"/>
          <w:numId w:val="0"/>
        </w:numPr>
        <w:spacing w:line="240" w:lineRule="auto"/>
      </w:pPr>
      <w:bookmarkStart w:id="3" w:name="_Toc487543072"/>
      <w:r w:rsidRPr="00FC7A30">
        <w:rPr>
          <w:rFonts w:hint="cs"/>
          <w:cs/>
        </w:rPr>
        <w:lastRenderedPageBreak/>
        <w:t>สารบัญ</w:t>
      </w:r>
      <w:bookmarkEnd w:id="3"/>
    </w:p>
    <w:p w:rsidR="0072715B" w:rsidRPr="0072715B" w:rsidRDefault="0072715B" w:rsidP="0072715B"/>
    <w:sdt>
      <w:sdtPr>
        <w:id w:val="-16187565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175DD" w:rsidRPr="007E1467" w:rsidRDefault="00A13A99" w:rsidP="00991A87">
          <w:pPr>
            <w:spacing w:line="240" w:lineRule="auto"/>
          </w:pP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tab/>
          </w:r>
          <w:r w:rsidRPr="007E1467">
            <w:rPr>
              <w:cs/>
            </w:rPr>
            <w:t xml:space="preserve">    หน้า</w:t>
          </w:r>
        </w:p>
        <w:p w:rsidR="007E1467" w:rsidRPr="007E1467" w:rsidRDefault="00A175DD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  <w:cs/>
            </w:rPr>
            <w:instrText>"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>1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  <w:cs/>
            </w:rPr>
            <w:instrText>-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>3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  <w:cs/>
            </w:rPr>
            <w:instrText xml:space="preserve">" 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\h \z \u </w:instrText>
          </w:r>
          <w:r w:rsidRPr="007E1467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487543070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กิตติกรรมประกาศ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_Toc487543070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ก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1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บทคัดย่อ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_Toc487543071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ข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2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สารบัญ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_Toc487543072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ค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3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สารบัญ</w:t>
            </w:r>
            <w:r w:rsidR="00BC7197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รูป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ภาพ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_Toc487543073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จ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Style w:val="Hyperlink"/>
              <w:rFonts w:ascii="TH SarabunPSK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4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สารบัญตาราง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_Toc487543074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ฉ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516AD" w:rsidRPr="00E516AD" w:rsidRDefault="00E516AD" w:rsidP="00991A87">
          <w:pPr>
            <w:spacing w:line="240" w:lineRule="auto"/>
            <w:rPr>
              <w:noProof/>
            </w:rPr>
          </w:pPr>
          <w:r>
            <w:rPr>
              <w:rFonts w:hint="cs"/>
              <w:noProof/>
              <w:cs/>
            </w:rPr>
            <w:t>บทที่</w:t>
          </w:r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75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1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บทนำ</w:t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76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ข้อมูลของ</w:t>
            </w:r>
            <w:r w:rsidR="008373F2">
              <w:rPr>
                <w:rStyle w:val="Hyperlink"/>
                <w:cs/>
              </w:rPr>
              <w:t>[</w:t>
            </w:r>
            <w:r w:rsidR="007E1467" w:rsidRPr="007E1467">
              <w:rPr>
                <w:rStyle w:val="Hyperlink"/>
                <w:cs/>
              </w:rPr>
              <w:t>ชื่อสถานประกอบการ</w:t>
            </w:r>
            <w:r w:rsidR="008373F2">
              <w:rPr>
                <w:rStyle w:val="Hyperlink"/>
                <w:cs/>
              </w:rPr>
              <w:t>]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_Toc487543076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4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ปัญหาหรือความจำเป็นในการปฏิบัติงานสหกิจศึกษา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_Toc487543084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4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5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วัตถุประสงค์ของโครงงานสหกิจศึกษาที่ได้รับมอบหมาย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_Toc487543085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5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6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เครื่องมือที่ใช้ในการพัฒนา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5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87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ขอบเขตของงานสหกิจศึกษาและข้อจำกัดของปัญหา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_Toc487543087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5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5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6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แผนในการปฏิบัติงานสหกิจศึกษา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_Toc487543095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7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6" w:history="1"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7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ดัชนีชี้วัดความสำเร็จของการปฏิบัติงานสหกิจศึกษา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097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2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หลักการและทฤษฎีที่เกี่ยวข้อง</w:t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8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นิยามศัพท์เฉพาะ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_Toc487543098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9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099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งานวิจัยหรือบทความที่เกี่ยวข้อง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_Toc487543099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10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04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ระบบสารสนเทศที่เกี่ยวข้อง (ถ้ามี)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_Toc487543104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06" w:history="1"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เครื่องมือและเทคโนโลยีที่ใช้ในการปฏิบัติงานสหกิจศึกษา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_Toc487543106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13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10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3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B32101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รายละเอียดของการปฏิบัติงานสหกิจศึกษา</w:t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11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วิเคราะห์และออกแบบการทำงานของระบบสารสนเทศ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_Toc487543111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16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18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 xml:space="preserve">วิเคราะห์และออกแบบอัลกอริทึม (รวมถึงอัลกอริทึมทาง </w:t>
            </w:r>
            <w:r w:rsidR="007E1467" w:rsidRPr="007E1467">
              <w:rPr>
                <w:rStyle w:val="Hyperlink"/>
              </w:rPr>
              <w:t>Math Modeling</w:t>
            </w:r>
            <w:r w:rsidR="007E1467" w:rsidRPr="007E1467">
              <w:rPr>
                <w:rStyle w:val="Hyperlink"/>
                <w:cs/>
              </w:rPr>
              <w:t>)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_Toc487543118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1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วิเคราะห์และออกแบบฐานข้อมูล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_Toc487543121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520617" w:rsidRDefault="00520617" w:rsidP="00520617"/>
        <w:p w:rsidR="00520617" w:rsidRDefault="00520617" w:rsidP="00520617"/>
        <w:p w:rsidR="00BC7328" w:rsidRDefault="00DD6D2D" w:rsidP="00BC7328">
          <w:pPr>
            <w:pStyle w:val="Heading1"/>
            <w:numPr>
              <w:ilvl w:val="0"/>
              <w:numId w:val="0"/>
            </w:numPr>
            <w:spacing w:line="240" w:lineRule="auto"/>
            <w:rPr>
              <w:noProof/>
            </w:rPr>
          </w:pPr>
          <w:r w:rsidRPr="00FC7A30">
            <w:rPr>
              <w:rFonts w:hint="cs"/>
              <w:noProof/>
              <w:cs/>
            </w:rPr>
            <w:t>สารบัญ</w:t>
          </w:r>
          <w:r w:rsidRPr="00FC7A30">
            <w:rPr>
              <w:noProof/>
              <w:cs/>
            </w:rPr>
            <w:t xml:space="preserve"> (</w:t>
          </w:r>
          <w:r w:rsidRPr="00FC7A30">
            <w:rPr>
              <w:rFonts w:hint="cs"/>
              <w:noProof/>
              <w:cs/>
            </w:rPr>
            <w:t>ต่อ</w:t>
          </w:r>
          <w:r w:rsidRPr="00FC7A30">
            <w:rPr>
              <w:noProof/>
              <w:cs/>
            </w:rPr>
            <w:t>)</w:t>
          </w:r>
        </w:p>
        <w:p w:rsidR="0072715B" w:rsidRPr="0072715B" w:rsidRDefault="0072715B" w:rsidP="0072715B"/>
        <w:p w:rsidR="00BC7328" w:rsidRPr="00E516AD" w:rsidRDefault="00BC7328" w:rsidP="00BC7328">
          <w:pPr>
            <w:spacing w:line="240" w:lineRule="auto"/>
            <w:rPr>
              <w:noProof/>
            </w:rPr>
          </w:pPr>
          <w:r>
            <w:rPr>
              <w:rFonts w:hint="cs"/>
              <w:noProof/>
              <w:cs/>
            </w:rPr>
            <w:t>บทที่</w:t>
          </w:r>
          <w:r>
            <w:rPr>
              <w:noProof/>
              <w:cs/>
            </w:rPr>
            <w:tab/>
          </w:r>
          <w:r>
            <w:rPr>
              <w:noProof/>
              <w:cs/>
            </w:rPr>
            <w:tab/>
          </w:r>
          <w:r>
            <w:rPr>
              <w:noProof/>
              <w:cs/>
            </w:rPr>
            <w:tab/>
          </w:r>
          <w:r>
            <w:rPr>
              <w:noProof/>
              <w:cs/>
            </w:rPr>
            <w:tab/>
          </w:r>
          <w:r>
            <w:rPr>
              <w:noProof/>
              <w:cs/>
            </w:rPr>
            <w:tab/>
            <w:t xml:space="preserve">                                                                  หน้า</w:t>
          </w:r>
        </w:p>
        <w:p w:rsidR="00FC7A30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5" w:history="1">
            <w:r w:rsidR="00FC7A30" w:rsidRPr="007E1467">
              <w:rPr>
                <w:rStyle w:val="Hyperlink"/>
              </w:rPr>
              <w:t>3</w:t>
            </w:r>
            <w:r w:rsidR="00FC7A30" w:rsidRPr="007E1467">
              <w:rPr>
                <w:rStyle w:val="Hyperlink"/>
                <w:cs/>
              </w:rPr>
              <w:t>.</w:t>
            </w:r>
            <w:r w:rsidR="00FC7A30" w:rsidRPr="007E1467">
              <w:rPr>
                <w:rStyle w:val="Hyperlink"/>
              </w:rPr>
              <w:t>4</w:t>
            </w:r>
            <w:r w:rsidR="00FC7A30" w:rsidRPr="007E1467">
              <w:rPr>
                <w:rFonts w:eastAsiaTheme="minorEastAsia"/>
              </w:rPr>
              <w:tab/>
            </w:r>
            <w:r w:rsidR="00FC7A30" w:rsidRPr="007E1467">
              <w:rPr>
                <w:rStyle w:val="Hyperlink"/>
                <w:cs/>
              </w:rPr>
              <w:t>วิเคราะห์และออกแบบส่วนติดต่อกับผู้ใช้</w:t>
            </w:r>
            <w:r w:rsidR="00FC7A30" w:rsidRPr="007E1467">
              <w:rPr>
                <w:webHidden/>
              </w:rPr>
              <w:tab/>
            </w:r>
            <w:r w:rsidR="00FC7A30" w:rsidRPr="007E1467">
              <w:rPr>
                <w:webHidden/>
              </w:rPr>
              <w:fldChar w:fldCharType="begin"/>
            </w:r>
            <w:r w:rsidR="00FC7A30" w:rsidRPr="007E1467">
              <w:rPr>
                <w:webHidden/>
              </w:rPr>
              <w:instrText xml:space="preserve"> PAGEREF _Toc487543125 \h </w:instrText>
            </w:r>
            <w:r w:rsidR="00FC7A30" w:rsidRPr="007E1467">
              <w:rPr>
                <w:webHidden/>
              </w:rPr>
            </w:r>
            <w:r w:rsidR="00FC7A30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FC7A30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26" w:history="1"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วิเคราะห์และออกแบบรายงาน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_Toc487543126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28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28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4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B32101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สรุปผลการปฏิบัติงานสหกิจศึกษา</w:t>
            </w:r>
          </w:hyperlink>
        </w:p>
        <w:p w:rsidR="007E1467" w:rsidRDefault="00715DFE" w:rsidP="00991A87">
          <w:pPr>
            <w:pStyle w:val="TOC2"/>
            <w:spacing w:line="240" w:lineRule="auto"/>
          </w:pPr>
          <w:hyperlink w:anchor="_Toc487543129" w:history="1"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ชื่อระบบ/งาน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_Toc487543129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29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F3AA6" w:rsidRPr="007E1467" w:rsidRDefault="00715DFE" w:rsidP="007F3AA6">
          <w:pPr>
            <w:pStyle w:val="TOC2"/>
            <w:spacing w:line="240" w:lineRule="auto"/>
            <w:rPr>
              <w:rFonts w:eastAsiaTheme="minorEastAsia"/>
            </w:rPr>
          </w:pPr>
          <w:hyperlink w:anchor="_Toc487543129" w:history="1">
            <w:r w:rsidR="007F3AA6">
              <w:rPr>
                <w:rStyle w:val="Hyperlink"/>
              </w:rPr>
              <w:t>4</w:t>
            </w:r>
            <w:r w:rsidR="007F3AA6">
              <w:rPr>
                <w:rStyle w:val="Hyperlink"/>
                <w:cs/>
              </w:rPr>
              <w:t>.</w:t>
            </w:r>
            <w:r w:rsidR="007F3AA6">
              <w:rPr>
                <w:rStyle w:val="Hyperlink"/>
                <w:rFonts w:hint="cs"/>
                <w:cs/>
              </w:rPr>
              <w:t>2</w:t>
            </w:r>
            <w:r w:rsidR="007F3AA6" w:rsidRPr="007E1467">
              <w:rPr>
                <w:rFonts w:eastAsiaTheme="minorEastAsia"/>
              </w:rPr>
              <w:tab/>
            </w:r>
            <w:r w:rsidR="007F3AA6" w:rsidRPr="007E1467">
              <w:rPr>
                <w:rStyle w:val="Hyperlink"/>
                <w:cs/>
              </w:rPr>
              <w:t>ชื่อระบบ/งาน</w:t>
            </w:r>
            <w:r w:rsidR="007F3AA6" w:rsidRPr="007E1467">
              <w:rPr>
                <w:webHidden/>
              </w:rPr>
              <w:tab/>
            </w:r>
          </w:hyperlink>
          <w:r w:rsidR="007F3AA6">
            <w:rPr>
              <w:rFonts w:hint="cs"/>
              <w:cs/>
            </w:rPr>
            <w:t>30</w:t>
          </w:r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32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B32101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>5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B32101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สรุปและวิจารณ์ผลการปฏิบัติงานสหกิจศึกษา</w:t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3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1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สรุปผลการปฏิบัติงานสหกิจศึกษา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_Toc487543133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31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4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2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ประโยชน์ของการทำโครงงานสหกิจศึกษา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_Toc487543134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5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3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ข้อดีของการปฏิบัติงานสหกิจศึกษา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_Toc487543135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6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4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ปัญหา อุปสรรคในการปฏิบัติงานสหกิจศึกษา และแนวทางแก้ปัญหา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_Toc487543136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32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2"/>
            <w:spacing w:line="240" w:lineRule="auto"/>
            <w:rPr>
              <w:rFonts w:eastAsiaTheme="minorEastAsia"/>
            </w:rPr>
          </w:pPr>
          <w:hyperlink w:anchor="_Toc487543137" w:history="1"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Style w:val="Hyperlink"/>
                <w:cs/>
              </w:rPr>
              <w:t>.</w:t>
            </w:r>
            <w:r w:rsidR="007E1467" w:rsidRPr="007E1467">
              <w:rPr>
                <w:rStyle w:val="Hyperlink"/>
              </w:rPr>
              <w:t>5</w:t>
            </w:r>
            <w:r w:rsidR="007E1467" w:rsidRPr="007E1467">
              <w:rPr>
                <w:rFonts w:eastAsiaTheme="minorEastAsia"/>
              </w:rPr>
              <w:tab/>
            </w:r>
            <w:r w:rsidR="007E1467" w:rsidRPr="007E1467">
              <w:rPr>
                <w:rStyle w:val="Hyperlink"/>
                <w:cs/>
              </w:rPr>
              <w:t>ข้อเสนอแนะ</w:t>
            </w:r>
            <w:r w:rsidR="007E1467" w:rsidRPr="007E1467">
              <w:rPr>
                <w:webHidden/>
              </w:rPr>
              <w:tab/>
            </w:r>
            <w:r w:rsidR="007E1467" w:rsidRPr="007E1467">
              <w:rPr>
                <w:webHidden/>
              </w:rPr>
              <w:fldChar w:fldCharType="begin"/>
            </w:r>
            <w:r w:rsidR="007E1467" w:rsidRPr="007E1467">
              <w:rPr>
                <w:webHidden/>
              </w:rPr>
              <w:instrText xml:space="preserve"> PAGEREF _Toc487543137 \h </w:instrText>
            </w:r>
            <w:r w:rsidR="007E1467" w:rsidRPr="007E1467">
              <w:rPr>
                <w:webHidden/>
              </w:rPr>
            </w:r>
            <w:r w:rsidR="007E1467" w:rsidRPr="007E1467">
              <w:rPr>
                <w:webHidden/>
              </w:rPr>
              <w:fldChar w:fldCharType="separate"/>
            </w:r>
            <w:r w:rsidR="001941DF">
              <w:rPr>
                <w:webHidden/>
                <w:cs/>
              </w:rPr>
              <w:t>33</w:t>
            </w:r>
            <w:r w:rsidR="007E1467" w:rsidRPr="007E1467">
              <w:rPr>
                <w:webHidden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38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บรรณานุกรม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_Toc487543138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34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39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ภาคผนวก</w:t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0" w:history="1">
            <w:r w:rsidR="00670955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   </w:t>
            </w:r>
            <w:r w:rsidR="00670955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ก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รายงานการปฏิบัติงานสหกิจศึกษา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_Toc487543140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36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1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  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ข ใบนำส่งและเอกสารสหกิจที่เกี่ยวข้อง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_Toc487543141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41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2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</w:t>
            </w:r>
            <w:r w:rsidR="007F3AA6">
              <w:rPr>
                <w:rStyle w:val="Hyperlink"/>
                <w:rFonts w:ascii="TH SarabunPSK" w:hAnsi="TH SarabunPSK" w:cs="TH SarabunPSK" w:hint="cs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 xml:space="preserve">    </w:t>
            </w:r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ค เอกสารอื่น ๆ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_Toc487543142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46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E1467" w:rsidRPr="007E1467" w:rsidRDefault="00715DFE" w:rsidP="00991A87">
          <w:pPr>
            <w:pStyle w:val="TOC1"/>
            <w:tabs>
              <w:tab w:val="right" w:leader="dot" w:pos="8584"/>
            </w:tabs>
            <w:spacing w:line="240" w:lineRule="auto"/>
            <w:rPr>
              <w:rFonts w:ascii="TH SarabunPSK" w:eastAsiaTheme="minorEastAsia" w:hAnsi="TH SarabunPSK" w:cs="TH SarabunPSK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87543143" w:history="1">
            <w:r w:rsidR="007E1467" w:rsidRPr="007E1467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ประวัติย่อของผู้ปฏิบัติงาน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_Toc487543143 \h </w:instrTex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1941DF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  <w:cs/>
              </w:rPr>
              <w:t>48</w:t>
            </w:r>
            <w:r w:rsidR="007E1467" w:rsidRPr="007E1467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A175DD" w:rsidRPr="007E1467" w:rsidRDefault="00A175DD" w:rsidP="00991A87">
          <w:pPr>
            <w:spacing w:line="240" w:lineRule="auto"/>
          </w:pPr>
          <w:r w:rsidRPr="007E1467">
            <w:rPr>
              <w:noProof/>
            </w:rPr>
            <w:fldChar w:fldCharType="end"/>
          </w:r>
        </w:p>
      </w:sdtContent>
    </w:sdt>
    <w:p w:rsidR="00A175DD" w:rsidRPr="007E1467" w:rsidRDefault="00A175DD" w:rsidP="00991A87">
      <w:pPr>
        <w:spacing w:line="240" w:lineRule="auto"/>
        <w:rPr>
          <w:cs/>
        </w:rPr>
      </w:pPr>
    </w:p>
    <w:p w:rsidR="00096BD2" w:rsidRPr="007E1467" w:rsidRDefault="00096BD2" w:rsidP="00991A87">
      <w:pPr>
        <w:spacing w:line="240" w:lineRule="auto"/>
        <w:rPr>
          <w:rFonts w:cs="Angsana New"/>
          <w:cs/>
        </w:rPr>
        <w:sectPr w:rsidR="00096BD2" w:rsidRPr="007E1467" w:rsidSect="00232BD9"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</w:p>
    <w:p w:rsidR="00B1353B" w:rsidRDefault="00BC2A7E" w:rsidP="00991A87">
      <w:pPr>
        <w:pStyle w:val="Heading1"/>
        <w:numPr>
          <w:ilvl w:val="0"/>
          <w:numId w:val="0"/>
        </w:numPr>
        <w:spacing w:line="240" w:lineRule="auto"/>
      </w:pPr>
      <w:bookmarkStart w:id="4" w:name="_Toc487543073"/>
      <w:r w:rsidRPr="00FC7A30">
        <w:rPr>
          <w:rFonts w:hint="cs"/>
          <w:cs/>
        </w:rPr>
        <w:lastRenderedPageBreak/>
        <w:t>สารบัญ</w:t>
      </w:r>
      <w:r w:rsidR="00E516AD" w:rsidRPr="00FC7A30">
        <w:rPr>
          <w:rFonts w:hint="cs"/>
          <w:cs/>
        </w:rPr>
        <w:t>รูป</w:t>
      </w:r>
      <w:r w:rsidR="00096BD2" w:rsidRPr="00FC7A30">
        <w:rPr>
          <w:rFonts w:hint="cs"/>
          <w:cs/>
        </w:rPr>
        <w:t>ภาพ</w:t>
      </w:r>
      <w:bookmarkEnd w:id="4"/>
    </w:p>
    <w:p w:rsidR="0072715B" w:rsidRPr="0072715B" w:rsidRDefault="0072715B" w:rsidP="0072715B"/>
    <w:p w:rsidR="00096BD2" w:rsidRPr="007E1467" w:rsidRDefault="00C74B41" w:rsidP="00991A87">
      <w:pPr>
        <w:spacing w:after="0" w:line="240" w:lineRule="auto"/>
        <w:jc w:val="both"/>
      </w:pPr>
      <w:r w:rsidRPr="007E1467">
        <w:rPr>
          <w:cs/>
        </w:rPr>
        <w:t>ภาพที่</w:t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0122E5" w:rsidRPr="007E1467">
        <w:rPr>
          <w:cs/>
        </w:rPr>
        <w:t xml:space="preserve">  </w:t>
      </w:r>
      <w:r w:rsidR="00FF6277" w:rsidRPr="007E1467">
        <w:rPr>
          <w:cs/>
        </w:rPr>
        <w:t xml:space="preserve">   </w:t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FF6277" w:rsidRPr="007E1467">
        <w:rPr>
          <w:cs/>
        </w:rPr>
        <w:tab/>
      </w:r>
      <w:r w:rsidR="005F2A73" w:rsidRPr="007E1467">
        <w:rPr>
          <w:cs/>
        </w:rPr>
        <w:t xml:space="preserve">    </w:t>
      </w:r>
      <w:r w:rsidR="008D126B" w:rsidRPr="007E1467">
        <w:rPr>
          <w:cs/>
        </w:rPr>
        <w:t xml:space="preserve">      </w:t>
      </w:r>
      <w:r w:rsidR="000122E5" w:rsidRPr="007E1467">
        <w:rPr>
          <w:cs/>
        </w:rPr>
        <w:t xml:space="preserve">   </w:t>
      </w:r>
      <w:r w:rsidR="00530FE1" w:rsidRPr="007E1467">
        <w:rPr>
          <w:cs/>
        </w:rPr>
        <w:t xml:space="preserve"> </w:t>
      </w:r>
      <w:r w:rsidR="00096BD2" w:rsidRPr="007E1467">
        <w:rPr>
          <w:cs/>
        </w:rPr>
        <w:t>หน้า</w:t>
      </w:r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sz w:val="32"/>
          <w:cs/>
        </w:rPr>
        <w:t xml:space="preserve">   </w:t>
      </w:r>
      <w:r w:rsidR="008254CF" w:rsidRPr="007E1467">
        <w:rPr>
          <w:sz w:val="32"/>
        </w:rPr>
        <w:fldChar w:fldCharType="begin"/>
      </w:r>
      <w:r w:rsidR="008254CF" w:rsidRPr="007E1467">
        <w:rPr>
          <w:sz w:val="32"/>
        </w:rPr>
        <w:instrText xml:space="preserve"> TOC \h \z \c </w:instrText>
      </w:r>
      <w:r w:rsidR="008254CF" w:rsidRPr="007E1467">
        <w:rPr>
          <w:sz w:val="32"/>
          <w:cs/>
        </w:rPr>
        <w:instrText xml:space="preserve">"ภาพที่" </w:instrText>
      </w:r>
      <w:r w:rsidR="008254CF" w:rsidRPr="007E1467">
        <w:rPr>
          <w:sz w:val="32"/>
        </w:rPr>
        <w:fldChar w:fldCharType="separate"/>
      </w:r>
      <w:hyperlink w:anchor="_Toc424818802" w:history="1">
        <w:r w:rsidR="00530FE1" w:rsidRPr="007E1467">
          <w:rPr>
            <w:rStyle w:val="Hyperlink"/>
            <w:noProof/>
            <w:sz w:val="32"/>
          </w:rPr>
          <w:t>1</w:t>
        </w:r>
        <w:r w:rsidR="00530FE1" w:rsidRPr="007E1467">
          <w:rPr>
            <w:rStyle w:val="Hyperlink"/>
            <w:noProof/>
            <w:sz w:val="32"/>
          </w:rPr>
          <w:noBreakHyphen/>
          <w:t>1</w:t>
        </w:r>
        <w:r w:rsidR="00530FE1" w:rsidRPr="007E1467">
          <w:rPr>
            <w:rStyle w:val="Hyperlink"/>
            <w:noProof/>
            <w:sz w:val="32"/>
            <w:cs/>
          </w:rPr>
          <w:t xml:space="preserve">  ตราสัญลักษณ์ของสถานประกอบการ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_Toc424818802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1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 </w:t>
      </w:r>
      <w:hyperlink w:anchor="_Toc424818803" w:history="1">
        <w:r w:rsidR="00530FE1" w:rsidRPr="007E1467">
          <w:rPr>
            <w:rStyle w:val="Hyperlink"/>
            <w:noProof/>
            <w:sz w:val="32"/>
          </w:rPr>
          <w:t>1</w:t>
        </w:r>
        <w:r w:rsidR="00530FE1" w:rsidRPr="007E1467">
          <w:rPr>
            <w:rStyle w:val="Hyperlink"/>
            <w:noProof/>
            <w:sz w:val="32"/>
          </w:rPr>
          <w:noBreakHyphen/>
          <w:t xml:space="preserve">2  </w:t>
        </w:r>
        <w:r w:rsidR="00530FE1" w:rsidRPr="007E1467">
          <w:rPr>
            <w:rStyle w:val="Hyperlink"/>
            <w:noProof/>
            <w:sz w:val="32"/>
            <w:cs/>
          </w:rPr>
          <w:t>แผนที่ตั้งองค์กร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_Toc424818803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 </w:t>
      </w:r>
      <w:hyperlink w:anchor="_Toc424818804" w:history="1">
        <w:r w:rsidR="00530FE1" w:rsidRPr="007E1467">
          <w:rPr>
            <w:rStyle w:val="Hyperlink"/>
            <w:noProof/>
            <w:sz w:val="32"/>
          </w:rPr>
          <w:t>1</w:t>
        </w:r>
        <w:r w:rsidR="00530FE1" w:rsidRPr="007E1467">
          <w:rPr>
            <w:rStyle w:val="Hyperlink"/>
            <w:noProof/>
            <w:sz w:val="32"/>
          </w:rPr>
          <w:noBreakHyphen/>
          <w:t>3</w:t>
        </w:r>
        <w:r w:rsidR="00530FE1" w:rsidRPr="007E1467">
          <w:rPr>
            <w:rStyle w:val="Hyperlink"/>
            <w:noProof/>
            <w:sz w:val="32"/>
            <w:cs/>
          </w:rPr>
          <w:t xml:space="preserve">  โครงสร้างการบริหารของสถานประกอบการ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_Toc424818804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3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</w:t>
      </w:r>
      <w:r>
        <w:rPr>
          <w:rFonts w:hint="cs"/>
          <w:cs/>
        </w:rPr>
        <w:t xml:space="preserve"> </w:t>
      </w:r>
      <w:r>
        <w:rPr>
          <w:cs/>
        </w:rPr>
        <w:t xml:space="preserve"> </w:t>
      </w:r>
      <w:hyperlink w:anchor="_Toc424818805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1  แผนภาพยูสเคส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_Toc424818805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17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</w:t>
      </w:r>
      <w:r>
        <w:rPr>
          <w:rFonts w:hint="cs"/>
          <w:cs/>
        </w:rPr>
        <w:t xml:space="preserve"> </w:t>
      </w:r>
      <w:r>
        <w:rPr>
          <w:cs/>
        </w:rPr>
        <w:t xml:space="preserve"> </w:t>
      </w:r>
      <w:hyperlink w:anchor="_Toc424818806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2  แผนภาพกิจกรรมการ</w:t>
        </w:r>
        <w:r w:rsidR="00530FE1" w:rsidRPr="007E1467">
          <w:rPr>
            <w:rStyle w:val="Hyperlink"/>
            <w:noProof/>
            <w:sz w:val="32"/>
          </w:rPr>
          <w:t>XXXXXXX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_Toc424818806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21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7F3AA6" w:rsidRDefault="007F3AA6" w:rsidP="007F3AA6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</w:t>
      </w:r>
      <w:r>
        <w:rPr>
          <w:rFonts w:hint="cs"/>
          <w:cs/>
        </w:rPr>
        <w:t xml:space="preserve"> </w:t>
      </w:r>
      <w:r>
        <w:rPr>
          <w:cs/>
        </w:rPr>
        <w:t xml:space="preserve"> </w:t>
      </w:r>
      <w:hyperlink w:anchor="_Toc424818807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3  แผนภาพกิจกรรมการ</w:t>
        </w:r>
        <w:r w:rsidR="00530FE1" w:rsidRPr="007E1467">
          <w:rPr>
            <w:rStyle w:val="Hyperlink"/>
            <w:noProof/>
            <w:sz w:val="32"/>
          </w:rPr>
          <w:t>XXXXXXX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_Toc424818807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22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7F3AA6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rFonts w:eastAsiaTheme="minorEastAsia" w:hint="cs"/>
          <w:smallCaps w:val="0"/>
          <w:noProof/>
          <w:sz w:val="32"/>
          <w:cs/>
        </w:rPr>
        <w:t xml:space="preserve">   </w:t>
      </w:r>
      <w:hyperlink w:anchor="_Toc424818808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4  แผนภาพคลาส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_Toc424818808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24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rFonts w:hint="cs"/>
          <w:cs/>
        </w:rPr>
        <w:t xml:space="preserve">    </w:t>
      </w:r>
      <w:hyperlink w:anchor="_Toc424818809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5  แผนภาพลำดับกิจกรรมแสดงการ</w:t>
        </w:r>
        <w:r w:rsidR="00530FE1" w:rsidRPr="007E1467">
          <w:rPr>
            <w:rStyle w:val="Hyperlink"/>
            <w:noProof/>
            <w:sz w:val="32"/>
          </w:rPr>
          <w:t>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_Toc424818809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25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rFonts w:hint="cs"/>
          <w:cs/>
        </w:rPr>
        <w:t xml:space="preserve">    </w:t>
      </w:r>
      <w:hyperlink w:anchor="_Toc424818810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6 แผนภาพลำดับกิจกรรมแสดงการ</w:t>
        </w:r>
        <w:r w:rsidR="00530FE1" w:rsidRPr="007E1467">
          <w:rPr>
            <w:rStyle w:val="Hyperlink"/>
            <w:noProof/>
            <w:sz w:val="32"/>
          </w:rPr>
          <w:t>YYY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_Toc424818810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26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  </w:t>
      </w:r>
      <w:hyperlink w:anchor="_Toc424818811" w:history="1">
        <w:r w:rsidR="00530FE1" w:rsidRPr="007E1467">
          <w:rPr>
            <w:rStyle w:val="Hyperlink"/>
            <w:noProof/>
            <w:sz w:val="32"/>
            <w:cs/>
          </w:rPr>
          <w:t>3</w:t>
        </w:r>
        <w:r w:rsidR="00530FE1" w:rsidRPr="007E1467">
          <w:rPr>
            <w:rStyle w:val="Hyperlink"/>
            <w:noProof/>
            <w:sz w:val="32"/>
            <w:cs/>
          </w:rPr>
          <w:noBreakHyphen/>
          <w:t>7  แผนภาพความสัมพันธ์ของฐานข้อมูล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_Toc424818811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27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  </w:t>
      </w:r>
      <w:hyperlink w:anchor="_Toc424818812" w:history="1">
        <w:r w:rsidR="00530FE1" w:rsidRPr="007E1467">
          <w:rPr>
            <w:rStyle w:val="Hyperlink"/>
            <w:noProof/>
            <w:sz w:val="32"/>
            <w:cs/>
          </w:rPr>
          <w:t>4</w:t>
        </w:r>
        <w:r w:rsidR="00530FE1" w:rsidRPr="007E1467">
          <w:rPr>
            <w:rStyle w:val="Hyperlink"/>
            <w:noProof/>
            <w:sz w:val="32"/>
            <w:cs/>
          </w:rPr>
          <w:noBreakHyphen/>
          <w:t>1  หน้าจอ</w:t>
        </w:r>
        <w:r w:rsidR="00530FE1" w:rsidRPr="007E1467">
          <w:rPr>
            <w:rStyle w:val="Hyperlink"/>
            <w:noProof/>
            <w:sz w:val="32"/>
          </w:rPr>
          <w:t>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_Toc424818812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28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530FE1" w:rsidRPr="007E1467" w:rsidRDefault="007F3AA6" w:rsidP="00991A87">
      <w:pPr>
        <w:pStyle w:val="TableofFigures"/>
        <w:tabs>
          <w:tab w:val="right" w:leader="dot" w:pos="8584"/>
        </w:tabs>
        <w:spacing w:line="240" w:lineRule="auto"/>
        <w:ind w:left="270" w:hanging="280"/>
        <w:rPr>
          <w:rFonts w:eastAsiaTheme="minorEastAsia"/>
          <w:smallCaps w:val="0"/>
          <w:noProof/>
          <w:sz w:val="32"/>
        </w:rPr>
      </w:pPr>
      <w:r>
        <w:rPr>
          <w:cs/>
        </w:rPr>
        <w:t xml:space="preserve">    </w:t>
      </w:r>
      <w:hyperlink w:anchor="_Toc424818813" w:history="1">
        <w:r w:rsidR="00530FE1" w:rsidRPr="007E1467">
          <w:rPr>
            <w:rStyle w:val="Hyperlink"/>
            <w:noProof/>
            <w:sz w:val="32"/>
            <w:cs/>
          </w:rPr>
          <w:t>4</w:t>
        </w:r>
        <w:r w:rsidR="00530FE1" w:rsidRPr="007E1467">
          <w:rPr>
            <w:rStyle w:val="Hyperlink"/>
            <w:noProof/>
            <w:sz w:val="32"/>
            <w:cs/>
          </w:rPr>
          <w:noBreakHyphen/>
          <w:t>2  หน้าจอ</w:t>
        </w:r>
        <w:r w:rsidR="00530FE1" w:rsidRPr="007E1467">
          <w:rPr>
            <w:rStyle w:val="Hyperlink"/>
            <w:noProof/>
            <w:sz w:val="32"/>
          </w:rPr>
          <w:t>XXXXX</w:t>
        </w:r>
        <w:r w:rsidR="00530FE1" w:rsidRPr="007E1467">
          <w:rPr>
            <w:noProof/>
            <w:webHidden/>
            <w:sz w:val="32"/>
          </w:rPr>
          <w:tab/>
        </w:r>
        <w:r w:rsidR="00530FE1" w:rsidRPr="007E1467">
          <w:rPr>
            <w:noProof/>
            <w:webHidden/>
            <w:sz w:val="32"/>
          </w:rPr>
          <w:fldChar w:fldCharType="begin"/>
        </w:r>
        <w:r w:rsidR="00530FE1" w:rsidRPr="007E1467">
          <w:rPr>
            <w:noProof/>
            <w:webHidden/>
            <w:sz w:val="32"/>
          </w:rPr>
          <w:instrText xml:space="preserve"> PAGEREF _Toc424818813 \h </w:instrText>
        </w:r>
        <w:r w:rsidR="00530FE1" w:rsidRPr="007E1467">
          <w:rPr>
            <w:noProof/>
            <w:webHidden/>
            <w:sz w:val="32"/>
          </w:rPr>
        </w:r>
        <w:r w:rsidR="00530FE1" w:rsidRPr="007E1467">
          <w:rPr>
            <w:noProof/>
            <w:webHidden/>
            <w:sz w:val="32"/>
          </w:rPr>
          <w:fldChar w:fldCharType="separate"/>
        </w:r>
        <w:r w:rsidR="00B44508" w:rsidRPr="007E1467">
          <w:rPr>
            <w:noProof/>
            <w:webHidden/>
            <w:sz w:val="32"/>
            <w:cs/>
          </w:rPr>
          <w:t>29</w:t>
        </w:r>
        <w:r w:rsidR="00530FE1" w:rsidRPr="007E1467">
          <w:rPr>
            <w:noProof/>
            <w:webHidden/>
            <w:sz w:val="32"/>
          </w:rPr>
          <w:fldChar w:fldCharType="end"/>
        </w:r>
      </w:hyperlink>
    </w:p>
    <w:p w:rsidR="009C4D4B" w:rsidRPr="007E1467" w:rsidRDefault="008254CF" w:rsidP="00991A87">
      <w:pPr>
        <w:spacing w:before="0" w:after="0" w:line="240" w:lineRule="auto"/>
        <w:ind w:left="720" w:hanging="280"/>
        <w:jc w:val="center"/>
        <w:rPr>
          <w:cs/>
        </w:rPr>
      </w:pPr>
      <w:r w:rsidRPr="007E1467">
        <w:fldChar w:fldCharType="end"/>
      </w:r>
      <w:r w:rsidRPr="007E1467">
        <w:rPr>
          <w:cs/>
        </w:rPr>
        <w:t xml:space="preserve"> </w:t>
      </w:r>
    </w:p>
    <w:p w:rsidR="00A7426E" w:rsidRDefault="00FF6277" w:rsidP="00991A87">
      <w:pPr>
        <w:pStyle w:val="Heading1"/>
        <w:numPr>
          <w:ilvl w:val="0"/>
          <w:numId w:val="0"/>
        </w:numPr>
        <w:spacing w:line="240" w:lineRule="auto"/>
        <w:ind w:left="180" w:hanging="180"/>
      </w:pPr>
      <w:r w:rsidRPr="00FC7A30">
        <w:rPr>
          <w:cs/>
        </w:rPr>
        <w:br w:type="page"/>
      </w:r>
      <w:bookmarkStart w:id="5" w:name="_Toc487543074"/>
      <w:r w:rsidR="00A7426E" w:rsidRPr="00FC7A30">
        <w:rPr>
          <w:rFonts w:hint="cs"/>
          <w:cs/>
        </w:rPr>
        <w:lastRenderedPageBreak/>
        <w:t>สารบัญตาราง</w:t>
      </w:r>
      <w:bookmarkEnd w:id="5"/>
    </w:p>
    <w:p w:rsidR="0072715B" w:rsidRPr="0072715B" w:rsidRDefault="0072715B" w:rsidP="0072715B"/>
    <w:p w:rsidR="00A7426E" w:rsidRPr="007E1467" w:rsidRDefault="00A7426E" w:rsidP="00991A87">
      <w:pPr>
        <w:spacing w:after="0" w:line="240" w:lineRule="auto"/>
        <w:jc w:val="both"/>
      </w:pPr>
      <w:r w:rsidRPr="007E1467">
        <w:rPr>
          <w:cs/>
        </w:rPr>
        <w:t>ตารางที่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r w:rsidR="00FF6277" w:rsidRPr="007E1467">
        <w:rPr>
          <w:cs/>
        </w:rPr>
        <w:tab/>
      </w:r>
      <w:r w:rsidR="00EC7759" w:rsidRPr="007E1467">
        <w:rPr>
          <w:cs/>
        </w:rPr>
        <w:t xml:space="preserve">              </w:t>
      </w:r>
      <w:r w:rsidR="00554DB6" w:rsidRPr="007E1467">
        <w:rPr>
          <w:cs/>
        </w:rPr>
        <w:t xml:space="preserve"> </w:t>
      </w:r>
      <w:r w:rsidR="007974DE" w:rsidRPr="007E1467">
        <w:tab/>
      </w:r>
      <w:r w:rsidR="007974DE" w:rsidRPr="007E1467">
        <w:rPr>
          <w:cs/>
        </w:rPr>
        <w:t xml:space="preserve"> </w:t>
      </w:r>
      <w:r w:rsidR="009A371E" w:rsidRPr="007E1467">
        <w:rPr>
          <w:cs/>
        </w:rPr>
        <w:t xml:space="preserve"> </w:t>
      </w:r>
      <w:r w:rsidR="00530FE1" w:rsidRPr="007E1467">
        <w:rPr>
          <w:cs/>
        </w:rPr>
        <w:t xml:space="preserve"> </w:t>
      </w:r>
      <w:r w:rsidR="00606919" w:rsidRPr="007E1467">
        <w:rPr>
          <w:cs/>
        </w:rPr>
        <w:t xml:space="preserve"> </w:t>
      </w:r>
      <w:r w:rsidRPr="007E1467">
        <w:rPr>
          <w:cs/>
        </w:rPr>
        <w:t>หน้า</w:t>
      </w:r>
    </w:p>
    <w:p w:rsidR="00FA39AA" w:rsidRPr="00DC42CB" w:rsidRDefault="00FA39AA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r>
        <w:rPr>
          <w:sz w:val="32"/>
          <w:cs/>
        </w:rPr>
        <w:fldChar w:fldCharType="begin"/>
      </w:r>
      <w:r>
        <w:rPr>
          <w:sz w:val="32"/>
          <w:cs/>
        </w:rPr>
        <w:instrText xml:space="preserve"> </w:instrText>
      </w:r>
      <w:r>
        <w:rPr>
          <w:rFonts w:hint="cs"/>
          <w:sz w:val="32"/>
        </w:rPr>
        <w:instrText xml:space="preserve">TOC \h \z \c </w:instrText>
      </w:r>
      <w:r>
        <w:rPr>
          <w:rFonts w:hint="cs"/>
          <w:sz w:val="32"/>
          <w:cs/>
        </w:rPr>
        <w:instrText>"ตารางที่"</w:instrText>
      </w:r>
      <w:r>
        <w:rPr>
          <w:sz w:val="32"/>
          <w:cs/>
        </w:rPr>
        <w:instrText xml:space="preserve"> </w:instrText>
      </w:r>
      <w:r>
        <w:rPr>
          <w:sz w:val="32"/>
          <w:cs/>
        </w:rPr>
        <w:fldChar w:fldCharType="separate"/>
      </w:r>
      <w:hyperlink w:anchor="_Toc487546662" w:history="1">
        <w:r w:rsidRPr="003D54E5">
          <w:rPr>
            <w:rStyle w:val="Hyperlink"/>
            <w:noProof/>
            <w:cs/>
          </w:rPr>
          <w:t xml:space="preserve"> </w:t>
        </w:r>
        <w:r w:rsidR="007F3AA6">
          <w:rPr>
            <w:rStyle w:val="Hyperlink"/>
            <w:noProof/>
            <w:cs/>
          </w:rPr>
          <w:t xml:space="preserve">   </w:t>
        </w:r>
        <w:r w:rsidRPr="003D54E5">
          <w:rPr>
            <w:rStyle w:val="Hyperlink"/>
            <w:noProof/>
            <w:cs/>
          </w:rPr>
          <w:t>1</w:t>
        </w:r>
        <w:r w:rsidRPr="003D54E5">
          <w:rPr>
            <w:rStyle w:val="Hyperlink"/>
            <w:noProof/>
            <w:cs/>
          </w:rPr>
          <w:noBreakHyphen/>
          <w:t>1  แผนปฏิบัติงานสหกิจศึกษา ครั้งที่ 1</w:t>
        </w:r>
        <w:r w:rsidRPr="00DC42CB">
          <w:rPr>
            <w:rStyle w:val="Hyperlink"/>
            <w:webHidden/>
          </w:rPr>
          <w:tab/>
        </w:r>
        <w:r w:rsidRPr="00DC42CB">
          <w:rPr>
            <w:rStyle w:val="Hyperlink"/>
            <w:webHidden/>
          </w:rPr>
          <w:fldChar w:fldCharType="begin"/>
        </w:r>
        <w:r w:rsidRPr="00DC42CB">
          <w:rPr>
            <w:rStyle w:val="Hyperlink"/>
            <w:webHidden/>
          </w:rPr>
          <w:instrText xml:space="preserve"> PAGEREF _Toc487546662 \h </w:instrText>
        </w:r>
        <w:r w:rsidRPr="00DC42CB">
          <w:rPr>
            <w:rStyle w:val="Hyperlink"/>
            <w:webHidden/>
          </w:rPr>
        </w:r>
        <w:r w:rsidRPr="00DC42CB">
          <w:rPr>
            <w:rStyle w:val="Hyperlink"/>
            <w:webHidden/>
          </w:rPr>
          <w:fldChar w:fldCharType="separate"/>
        </w:r>
        <w:r w:rsidRPr="00DC42CB">
          <w:rPr>
            <w:rStyle w:val="Hyperlink"/>
            <w:webHidden/>
            <w:cs/>
          </w:rPr>
          <w:t>7</w:t>
        </w:r>
        <w:r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715DF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664" w:history="1">
        <w:r w:rsidR="00FA39AA" w:rsidRPr="003D54E5">
          <w:rPr>
            <w:rStyle w:val="Hyperlink"/>
            <w:noProof/>
            <w:cs/>
          </w:rPr>
          <w:t xml:space="preserve"> </w:t>
        </w:r>
        <w:r w:rsidR="007F3AA6">
          <w:rPr>
            <w:rStyle w:val="Hyperlink"/>
            <w:noProof/>
            <w:cs/>
          </w:rPr>
          <w:t xml:space="preserve">   </w:t>
        </w:r>
        <w:r w:rsidR="00FA39AA" w:rsidRPr="003D54E5">
          <w:rPr>
            <w:rStyle w:val="Hyperlink"/>
            <w:noProof/>
            <w:cs/>
          </w:rPr>
          <w:t>2</w:t>
        </w:r>
        <w:r w:rsidR="00FA39AA" w:rsidRPr="003D54E5">
          <w:rPr>
            <w:rStyle w:val="Hyperlink"/>
            <w:noProof/>
            <w:cs/>
          </w:rPr>
          <w:noBreakHyphen/>
          <w:t>1  คำศัพท์เฉพาะ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_Toc487546664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9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715DF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666" w:history="1">
        <w:r w:rsidR="00FA39AA" w:rsidRPr="003D54E5">
          <w:rPr>
            <w:rStyle w:val="Hyperlink"/>
            <w:noProof/>
            <w:cs/>
          </w:rPr>
          <w:t xml:space="preserve"> </w:t>
        </w:r>
        <w:r w:rsidR="007F3AA6">
          <w:rPr>
            <w:rStyle w:val="Hyperlink"/>
            <w:noProof/>
            <w:cs/>
          </w:rPr>
          <w:t xml:space="preserve">   </w:t>
        </w:r>
        <w:r w:rsidR="00FA39AA" w:rsidRPr="003D54E5">
          <w:rPr>
            <w:rStyle w:val="Hyperlink"/>
            <w:noProof/>
            <w:cs/>
          </w:rPr>
          <w:t>3</w:t>
        </w:r>
        <w:r w:rsidR="00FA39AA" w:rsidRPr="003D54E5">
          <w:rPr>
            <w:rStyle w:val="Hyperlink"/>
            <w:noProof/>
            <w:cs/>
          </w:rPr>
          <w:noBreakHyphen/>
          <w:t xml:space="preserve">1  คำอธิบายยูสเคส </w:t>
        </w:r>
        <w:r w:rsidR="00D7598C" w:rsidRPr="004B5083">
          <w:rPr>
            <w:rStyle w:val="Hyperlink"/>
            <w:noProof/>
            <w:sz w:val="32"/>
            <w:szCs w:val="48"/>
          </w:rPr>
          <w:t>UC01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_Toc487546666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18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DC42CB" w:rsidRDefault="00715DFE" w:rsidP="00991A87">
      <w:pPr>
        <w:pStyle w:val="TableofFigures"/>
        <w:tabs>
          <w:tab w:val="right" w:leader="dot" w:pos="8584"/>
        </w:tabs>
        <w:spacing w:line="240" w:lineRule="auto"/>
        <w:ind w:left="360" w:hanging="370"/>
        <w:rPr>
          <w:rStyle w:val="Hyperlink"/>
        </w:rPr>
      </w:pPr>
      <w:hyperlink w:anchor="_Toc487546720" w:history="1">
        <w:r w:rsidR="00FA39AA" w:rsidRPr="0079657D">
          <w:rPr>
            <w:rStyle w:val="Hyperlink"/>
            <w:noProof/>
            <w:cs/>
          </w:rPr>
          <w:t xml:space="preserve"> </w:t>
        </w:r>
        <w:r w:rsidR="007F3AA6">
          <w:rPr>
            <w:rStyle w:val="Hyperlink"/>
            <w:noProof/>
            <w:cs/>
          </w:rPr>
          <w:t xml:space="preserve">   </w:t>
        </w:r>
        <w:r w:rsidR="00FA39AA" w:rsidRPr="0079657D">
          <w:rPr>
            <w:rStyle w:val="Hyperlink"/>
            <w:noProof/>
            <w:cs/>
          </w:rPr>
          <w:t>ก- 1 สรุปจำนวนชั่วโมงการปฏิบัติงานสหกิจศึกษา</w:t>
        </w:r>
        <w:r w:rsidR="00FA39AA" w:rsidRPr="00DC42CB">
          <w:rPr>
            <w:rStyle w:val="Hyperlink"/>
            <w:webHidden/>
          </w:rPr>
          <w:tab/>
        </w:r>
        <w:r w:rsidR="00FA39AA" w:rsidRPr="00DC42CB">
          <w:rPr>
            <w:rStyle w:val="Hyperlink"/>
            <w:webHidden/>
          </w:rPr>
          <w:fldChar w:fldCharType="begin"/>
        </w:r>
        <w:r w:rsidR="00FA39AA" w:rsidRPr="00DC42CB">
          <w:rPr>
            <w:rStyle w:val="Hyperlink"/>
            <w:webHidden/>
          </w:rPr>
          <w:instrText xml:space="preserve"> PAGEREF _Toc487546720 \h </w:instrText>
        </w:r>
        <w:r w:rsidR="00FA39AA" w:rsidRPr="00DC42CB">
          <w:rPr>
            <w:rStyle w:val="Hyperlink"/>
            <w:webHidden/>
          </w:rPr>
        </w:r>
        <w:r w:rsidR="00FA39AA" w:rsidRPr="00DC42CB">
          <w:rPr>
            <w:rStyle w:val="Hyperlink"/>
            <w:webHidden/>
          </w:rPr>
          <w:fldChar w:fldCharType="separate"/>
        </w:r>
        <w:r w:rsidR="00FA39AA" w:rsidRPr="00DC42CB">
          <w:rPr>
            <w:rStyle w:val="Hyperlink"/>
            <w:webHidden/>
            <w:cs/>
          </w:rPr>
          <w:t>37</w:t>
        </w:r>
        <w:r w:rsidR="00FA39AA" w:rsidRPr="00DC42CB">
          <w:rPr>
            <w:rStyle w:val="Hyperlink"/>
            <w:webHidden/>
          </w:rPr>
          <w:fldChar w:fldCharType="end"/>
        </w:r>
      </w:hyperlink>
    </w:p>
    <w:p w:rsidR="00FA39AA" w:rsidRPr="00FA39AA" w:rsidRDefault="00FA39AA" w:rsidP="00991A87">
      <w:pPr>
        <w:spacing w:line="240" w:lineRule="auto"/>
      </w:pPr>
    </w:p>
    <w:p w:rsidR="00FA39AA" w:rsidRDefault="00FA39AA" w:rsidP="00991A87">
      <w:pPr>
        <w:pStyle w:val="TableofFigures"/>
        <w:tabs>
          <w:tab w:val="right" w:leader="dot" w:pos="8460"/>
        </w:tabs>
        <w:spacing w:line="240" w:lineRule="auto"/>
        <w:rPr>
          <w:sz w:val="32"/>
        </w:rPr>
      </w:pPr>
      <w:r>
        <w:rPr>
          <w:sz w:val="32"/>
          <w:cs/>
        </w:rPr>
        <w:fldChar w:fldCharType="end"/>
      </w:r>
    </w:p>
    <w:p w:rsidR="00FA39AA" w:rsidRDefault="00FA39AA" w:rsidP="00991A87">
      <w:pPr>
        <w:spacing w:line="240" w:lineRule="auto"/>
      </w:pPr>
    </w:p>
    <w:p w:rsidR="00872923" w:rsidRPr="00FA39AA" w:rsidRDefault="00872923" w:rsidP="00991A87">
      <w:pPr>
        <w:spacing w:line="240" w:lineRule="auto"/>
        <w:rPr>
          <w:rFonts w:cs="Angsana New"/>
          <w:cs/>
        </w:rPr>
        <w:sectPr w:rsidR="00872923" w:rsidRPr="00FA39AA" w:rsidSect="00232BD9"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</w:p>
    <w:p w:rsidR="00543997" w:rsidRPr="00A87D64" w:rsidRDefault="00A87D64" w:rsidP="00991A87">
      <w:pPr>
        <w:pStyle w:val="Heading1"/>
        <w:spacing w:line="240" w:lineRule="auto"/>
      </w:pPr>
      <w:bookmarkStart w:id="6" w:name="_Toc487543075"/>
      <w:r>
        <w:rPr>
          <w:cs/>
        </w:rPr>
        <w:lastRenderedPageBreak/>
        <w:br/>
      </w:r>
      <w:r w:rsidRPr="00A87D64">
        <w:rPr>
          <w:cs/>
        </w:rPr>
        <w:br/>
      </w:r>
      <w:r w:rsidR="00E63E4A" w:rsidRPr="00A87D64">
        <w:rPr>
          <w:cs/>
        </w:rPr>
        <w:t>บทนำ</w:t>
      </w:r>
      <w:bookmarkEnd w:id="6"/>
    </w:p>
    <w:p w:rsidR="0094617B" w:rsidRPr="007E1467" w:rsidRDefault="0094617B" w:rsidP="00991A87">
      <w:pPr>
        <w:spacing w:line="240" w:lineRule="auto"/>
      </w:pPr>
    </w:p>
    <w:p w:rsidR="00EA70D6" w:rsidRPr="00715DFE" w:rsidRDefault="00EA70D6" w:rsidP="00715DFE">
      <w:pPr>
        <w:rPr>
          <w:rFonts w:hint="cs"/>
        </w:rPr>
      </w:pPr>
      <w:proofErr w:type="spellStart"/>
      <w:r w:rsidRPr="00715DFE">
        <w:rPr>
          <w:rFonts w:hint="cs"/>
        </w:rPr>
        <w:t>เนื่องด้วยคณะวิทยาการสารสนเทศ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มหาวิลัยบูรพา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สาขาวิศวกรรมซอฟต์แวร์</w:t>
      </w:r>
      <w:proofErr w:type="spellEnd"/>
      <w:r w:rsidRPr="00715DFE">
        <w:rPr>
          <w:rFonts w:eastAsia="Calibri" w:hint="cs"/>
        </w:rPr>
        <w:t xml:space="preserve"> </w:t>
      </w:r>
      <w:proofErr w:type="spellStart"/>
      <w:r w:rsidRPr="00715DFE">
        <w:rPr>
          <w:rFonts w:hint="cs"/>
        </w:rPr>
        <w:t>ได้มีรายวิชาสหกิจศึกษา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เพื่อเพิ่มพูนประสบการณ์ทางด้านสายอาชีพ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สร้างเสริมทักษะ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และพัฒนาศักยภาพของผู้ปฏิบัติสหกิจศึกษา</w:t>
      </w:r>
      <w:proofErr w:type="spellEnd"/>
      <w:r w:rsidRPr="00715DFE">
        <w:rPr>
          <w:rFonts w:hint="cs"/>
        </w:rPr>
        <w:t xml:space="preserve"> โดยในรายวิชาสหกิจศึกษาผู้ปฏิบัติสหกิจศึกษาได้มีโอกาสร่วมปฏิบัติสหกิจศึกษากับ </w:t>
      </w:r>
      <w:proofErr w:type="spellStart"/>
      <w:r w:rsidRPr="00715DFE">
        <w:rPr>
          <w:rFonts w:hint="cs"/>
        </w:rPr>
        <w:t>บริษัทสยามเด็นโซ่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แมนูแฟคเจอริ่ง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จำกัด</w:t>
      </w:r>
      <w:proofErr w:type="spellEnd"/>
    </w:p>
    <w:p w:rsidR="00715DFE" w:rsidRDefault="00715DFE" w:rsidP="00715DFE">
      <w:r>
        <w:rPr>
          <w:rFonts w:hint="cs"/>
          <w:cs/>
        </w:rPr>
        <w:t xml:space="preserve">บริษัทสยาม </w:t>
      </w:r>
      <w:proofErr w:type="spellStart"/>
      <w:r w:rsidR="00EA70D6" w:rsidRPr="00715DFE">
        <w:rPr>
          <w:rFonts w:hint="cs"/>
        </w:rPr>
        <w:t>แมนูแฟคเจอริ่ง</w:t>
      </w:r>
      <w:proofErr w:type="spellEnd"/>
      <w:r w:rsidR="00EA70D6" w:rsidRPr="00715DFE">
        <w:rPr>
          <w:rFonts w:hint="cs"/>
        </w:rPr>
        <w:t xml:space="preserve"> </w:t>
      </w:r>
      <w:proofErr w:type="spellStart"/>
      <w:r w:rsidR="00EA70D6" w:rsidRPr="00715DFE">
        <w:rPr>
          <w:rFonts w:hint="cs"/>
        </w:rPr>
        <w:t>จำกัด</w:t>
      </w:r>
      <w:proofErr w:type="spellEnd"/>
    </w:p>
    <w:p w:rsidR="00EA70D6" w:rsidRPr="00715DFE" w:rsidRDefault="00EA70D6" w:rsidP="00715DFE">
      <w:pPr>
        <w:rPr>
          <w:rFonts w:hint="cs"/>
        </w:rPr>
      </w:pPr>
      <w:proofErr w:type="spellStart"/>
      <w:r w:rsidRPr="00715DFE">
        <w:rPr>
          <w:rFonts w:hint="cs"/>
        </w:rPr>
        <w:t>เป็นบริษัทผู้ผลิตระบบคอมมอลเรล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อุปกรณ์หัวฉีดน้ำมันเชื้อเพลิงแรงดันสูง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และหัวฉีดแก๊สโซลีน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ซึ่งเป็นฐานการผลิตลำดับที่</w:t>
      </w:r>
      <w:proofErr w:type="spellEnd"/>
      <w:r w:rsidRPr="00715DFE">
        <w:rPr>
          <w:rFonts w:hint="cs"/>
        </w:rPr>
        <w:t xml:space="preserve"> 3 </w:t>
      </w:r>
      <w:r w:rsidR="00715DFE">
        <w:rPr>
          <w:rFonts w:hint="cs"/>
          <w:cs/>
        </w:rPr>
        <w:t>ข</w:t>
      </w:r>
      <w:proofErr w:type="spellStart"/>
      <w:r w:rsidRPr="00715DFE">
        <w:rPr>
          <w:rFonts w:hint="cs"/>
        </w:rPr>
        <w:t>องกลุ่มเด็นโซ่ทั่วโลก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และเป็นผู้ผลิตรายแรกของประเทศไทย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สิ่งที่บริษัทของเราภาคภูมิใจคือการได้รับความเชื่อถือจากบริษัท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โตโยต้า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ต่อผลิตภัณฑ์คอมมอนเรล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จากประเทศญี่ปุ่น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มาสู่การผลิตในประเทศไทย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ซึ่งผู้ปฏิบัติสหกิจศึกษาปฏิบัติงานในแผนก</w:t>
      </w:r>
      <w:proofErr w:type="spellEnd"/>
      <w:r w:rsidRPr="00715DFE">
        <w:rPr>
          <w:rFonts w:hint="cs"/>
        </w:rPr>
        <w:t xml:space="preserve"> HUMAN RESOURCE INFORMATION SYSTEM (HRIS) </w:t>
      </w:r>
      <w:proofErr w:type="spellStart"/>
      <w:r w:rsidRPr="00715DFE">
        <w:rPr>
          <w:rFonts w:hint="cs"/>
        </w:rPr>
        <w:t>โดยแผนก</w:t>
      </w:r>
      <w:proofErr w:type="spellEnd"/>
      <w:r w:rsidRPr="00715DFE">
        <w:rPr>
          <w:rFonts w:hint="cs"/>
        </w:rPr>
        <w:t xml:space="preserve"> HRIS </w:t>
      </w:r>
      <w:proofErr w:type="spellStart"/>
      <w:r w:rsidRPr="00715DFE">
        <w:rPr>
          <w:rFonts w:hint="cs"/>
        </w:rPr>
        <w:t>เป็นแผนกที่นำระบบสารสนเทศมาปรับใช้กับทรัพยากรมนุษย์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เพื่อจัดการกับปัญหาต่างๆ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ของแผนก</w:t>
      </w:r>
      <w:proofErr w:type="spellEnd"/>
      <w:r w:rsidRPr="00715DFE">
        <w:rPr>
          <w:rFonts w:hint="cs"/>
        </w:rPr>
        <w:t xml:space="preserve"> HR </w:t>
      </w:r>
      <w:proofErr w:type="spellStart"/>
      <w:r w:rsidRPr="00715DFE">
        <w:rPr>
          <w:rFonts w:hint="cs"/>
        </w:rPr>
        <w:t>ที่เป็นระบบที่จัดการด้วยมือ</w:t>
      </w:r>
      <w:proofErr w:type="spellEnd"/>
      <w:r w:rsidRPr="00715DFE">
        <w:rPr>
          <w:rFonts w:hint="cs"/>
        </w:rPr>
        <w:t xml:space="preserve">(manual) </w:t>
      </w:r>
      <w:proofErr w:type="spellStart"/>
      <w:r w:rsidRPr="00715DFE">
        <w:rPr>
          <w:rFonts w:hint="cs"/>
        </w:rPr>
        <w:t>สู่การพัฒนาระบบ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เช่น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ระบบการจัดการงบประมาณ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ระบบจัดการข้อมูลการลา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เป็นต้น</w:t>
      </w:r>
      <w:proofErr w:type="spellEnd"/>
    </w:p>
    <w:p w:rsidR="001A74A4" w:rsidRDefault="007C5568" w:rsidP="003B469E">
      <w:pPr>
        <w:pStyle w:val="Heading2"/>
      </w:pPr>
      <w:bookmarkStart w:id="7" w:name="_Toc406412106"/>
      <w:bookmarkStart w:id="8" w:name="_Toc406412542"/>
      <w:bookmarkStart w:id="9" w:name="_Toc406413351"/>
      <w:bookmarkStart w:id="10" w:name="_Toc420265793"/>
      <w:bookmarkStart w:id="11" w:name="_Toc487543076"/>
      <w:bookmarkStart w:id="12" w:name="_Toc399842558"/>
      <w:r w:rsidRPr="00A87D64">
        <w:rPr>
          <w:cs/>
        </w:rPr>
        <w:t>ข้อมูล</w:t>
      </w:r>
      <w:bookmarkEnd w:id="7"/>
      <w:bookmarkEnd w:id="8"/>
      <w:bookmarkEnd w:id="9"/>
      <w:r w:rsidRPr="007E1467">
        <w:rPr>
          <w:cs/>
        </w:rPr>
        <w:t>ของ</w:t>
      </w:r>
      <w:bookmarkEnd w:id="10"/>
      <w:bookmarkEnd w:id="11"/>
      <w:bookmarkEnd w:id="12"/>
      <w:r w:rsidR="009A2CC8">
        <w:rPr>
          <w:rFonts w:hint="cs"/>
          <w:cs/>
        </w:rPr>
        <w:t xml:space="preserve"> </w:t>
      </w:r>
      <w:r w:rsidR="001A74A4">
        <w:rPr>
          <w:rFonts w:hint="cs"/>
          <w:cs/>
        </w:rPr>
        <w:t xml:space="preserve">บริษัทสยาม </w:t>
      </w:r>
      <w:proofErr w:type="spellStart"/>
      <w:r w:rsidR="001A74A4" w:rsidRPr="00715DFE">
        <w:rPr>
          <w:rFonts w:hint="cs"/>
        </w:rPr>
        <w:t>แมนูแฟคเจอริ่ง</w:t>
      </w:r>
      <w:proofErr w:type="spellEnd"/>
      <w:r w:rsidR="001A74A4" w:rsidRPr="00715DFE">
        <w:rPr>
          <w:rFonts w:hint="cs"/>
        </w:rPr>
        <w:t xml:space="preserve"> </w:t>
      </w:r>
      <w:proofErr w:type="spellStart"/>
      <w:r w:rsidR="001A74A4" w:rsidRPr="00715DFE">
        <w:rPr>
          <w:rFonts w:hint="cs"/>
        </w:rPr>
        <w:t>จำกัด</w:t>
      </w:r>
      <w:proofErr w:type="spellEnd"/>
    </w:p>
    <w:p w:rsidR="001C2674" w:rsidRPr="007E1467" w:rsidRDefault="001A74A4" w:rsidP="001A74A4">
      <w:pPr>
        <w:spacing w:after="0" w:line="240" w:lineRule="auto"/>
        <w:ind w:firstLine="720"/>
        <w:rPr>
          <w:rFonts w:hint="cs"/>
          <w:color w:val="FF0000"/>
        </w:rPr>
      </w:pPr>
      <w:proofErr w:type="spellStart"/>
      <w:r w:rsidRPr="00715DFE">
        <w:rPr>
          <w:rFonts w:hint="cs"/>
        </w:rPr>
        <w:t>เป็นบริษัทผู้ผลิตระบบคอมมอลเรล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อุปกรณ์หัวฉีดน้ำมันเชื้อเพลิงแรงดันสูง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และหัวฉีดแก๊สโซลีน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ซึ่งเป็นฐานการผลิตลำดับที่</w:t>
      </w:r>
      <w:proofErr w:type="spellEnd"/>
      <w:r w:rsidRPr="00715DFE">
        <w:rPr>
          <w:rFonts w:hint="cs"/>
        </w:rPr>
        <w:t xml:space="preserve"> 3 </w:t>
      </w:r>
      <w:r>
        <w:rPr>
          <w:rFonts w:hint="cs"/>
          <w:cs/>
        </w:rPr>
        <w:t>ข</w:t>
      </w:r>
      <w:proofErr w:type="spellStart"/>
      <w:r w:rsidRPr="00715DFE">
        <w:rPr>
          <w:rFonts w:hint="cs"/>
        </w:rPr>
        <w:t>องกลุ่มเด็นโซ่ทั่วโลก</w:t>
      </w:r>
      <w:proofErr w:type="spellEnd"/>
      <w:r w:rsidRPr="00715DFE">
        <w:rPr>
          <w:rFonts w:hint="cs"/>
        </w:rPr>
        <w:t xml:space="preserve"> </w:t>
      </w:r>
      <w:proofErr w:type="spellStart"/>
      <w:r w:rsidRPr="00715DFE">
        <w:rPr>
          <w:rFonts w:hint="cs"/>
        </w:rPr>
        <w:t>และเป็นผู้ผลิตรายแรกของประเทศไทย</w:t>
      </w:r>
      <w:proofErr w:type="spellEnd"/>
      <w:r w:rsidRPr="00715DFE">
        <w:rPr>
          <w:rFonts w:hint="cs"/>
        </w:rPr>
        <w:t xml:space="preserve"> </w:t>
      </w:r>
    </w:p>
    <w:p w:rsidR="001C2674" w:rsidRPr="00A87D64" w:rsidRDefault="001C2674" w:rsidP="00991A87">
      <w:pPr>
        <w:pStyle w:val="Heading3"/>
      </w:pPr>
      <w:bookmarkStart w:id="13" w:name="_Toc409387113"/>
      <w:bookmarkStart w:id="14" w:name="_Toc410779693"/>
      <w:bookmarkStart w:id="15" w:name="_Toc413338017"/>
      <w:bookmarkStart w:id="16" w:name="_Toc420387288"/>
      <w:bookmarkStart w:id="17" w:name="_Toc420485884"/>
      <w:bookmarkStart w:id="18" w:name="_Toc420525041"/>
      <w:bookmarkStart w:id="19" w:name="_Toc420734851"/>
      <w:bookmarkStart w:id="20" w:name="_Toc420739344"/>
      <w:bookmarkStart w:id="21" w:name="_Toc453667458"/>
      <w:bookmarkStart w:id="22" w:name="_Toc453683017"/>
      <w:bookmarkStart w:id="23" w:name="_Toc453683429"/>
      <w:bookmarkStart w:id="24" w:name="_Toc453683689"/>
      <w:bookmarkStart w:id="25" w:name="_Toc487543077"/>
      <w:r w:rsidRPr="00A87D64">
        <w:rPr>
          <w:cs/>
        </w:rPr>
        <w:t>สถานที่ตั้งสถานประกอบการ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154E9E" w:rsidRDefault="00154E9E" w:rsidP="00991A87">
      <w:pPr>
        <w:spacing w:after="0"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บรรยาย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</w:t>
      </w:r>
    </w:p>
    <w:p w:rsidR="009A2CC8" w:rsidRDefault="009A2CC8" w:rsidP="00991A87">
      <w:pPr>
        <w:spacing w:after="0" w:line="240" w:lineRule="auto"/>
        <w:ind w:firstLine="720"/>
        <w:rPr>
          <w:color w:val="FF0000"/>
        </w:rPr>
      </w:pPr>
    </w:p>
    <w:p w:rsidR="009A2CC8" w:rsidRPr="007E1467" w:rsidRDefault="009A2CC8" w:rsidP="00991A87">
      <w:pPr>
        <w:spacing w:after="0" w:line="240" w:lineRule="auto"/>
        <w:ind w:firstLine="720"/>
        <w:rPr>
          <w:rFonts w:hint="cs"/>
          <w:color w:val="FF0000"/>
        </w:rPr>
      </w:pPr>
    </w:p>
    <w:p w:rsidR="006023E2" w:rsidRPr="007E1467" w:rsidRDefault="00154E9E" w:rsidP="00991A87">
      <w:pPr>
        <w:spacing w:after="0" w:line="240" w:lineRule="auto"/>
        <w:ind w:firstLine="720"/>
      </w:pPr>
      <w:r w:rsidRPr="007E1467">
        <w:rPr>
          <w:color w:val="FF0000"/>
          <w:cs/>
        </w:rPr>
        <w:lastRenderedPageBreak/>
        <w:t xml:space="preserve">บรรยาย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………………………………………………………………………………………………………............ ภาพสัญลักษณ์สถานประกอบการ </w:t>
      </w:r>
      <w:r w:rsidR="00D70D37" w:rsidRPr="007E1467">
        <w:rPr>
          <w:cs/>
        </w:rPr>
        <w:t>แสดงดังภาพที่ 1-1</w:t>
      </w:r>
      <w:r w:rsidR="00A85CE5" w:rsidRPr="007E1467">
        <w:rPr>
          <w:cs/>
        </w:rPr>
        <w:t xml:space="preserve"> และ</w:t>
      </w:r>
      <w:r w:rsidR="00A85CE5" w:rsidRPr="007E1467">
        <w:rPr>
          <w:color w:val="FF0000"/>
          <w:cs/>
        </w:rPr>
        <w:t xml:space="preserve">แผนที่/แผนภาพที่ตั้งสถานประกอบการ </w:t>
      </w:r>
      <w:r w:rsidR="00A85CE5" w:rsidRPr="007E1467">
        <w:rPr>
          <w:cs/>
        </w:rPr>
        <w:t xml:space="preserve">แสดงดังภาพที่ 1-2 </w:t>
      </w:r>
    </w:p>
    <w:p w:rsidR="00D70D37" w:rsidRPr="007E1467" w:rsidRDefault="0010704F" w:rsidP="00991A87">
      <w:pPr>
        <w:keepNext/>
        <w:spacing w:after="0" w:line="240" w:lineRule="auto"/>
        <w:jc w:val="center"/>
      </w:pPr>
      <w:r w:rsidRPr="007E1467">
        <w:rPr>
          <w:noProof/>
        </w:rPr>
        <w:drawing>
          <wp:inline distT="0" distB="0" distL="0" distR="0">
            <wp:extent cx="2639291" cy="1878082"/>
            <wp:effectExtent l="19050" t="19050" r="2794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-availab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521" cy="1881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17B" w:rsidRPr="007E1467" w:rsidRDefault="00962A40" w:rsidP="00991A87">
      <w:pPr>
        <w:pStyle w:val="a0"/>
        <w:rPr>
          <w:color w:val="FF0000"/>
        </w:rPr>
      </w:pPr>
      <w:bookmarkStart w:id="26" w:name="_Toc424818802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530FE1" w:rsidRPr="007E1467">
        <w:rPr>
          <w:noProof/>
        </w:rPr>
        <w:t>1</w:t>
      </w:r>
      <w:r w:rsidR="000976E2">
        <w:rPr>
          <w:noProof/>
        </w:rPr>
        <w:fldChar w:fldCharType="end"/>
      </w:r>
      <w:r w:rsidR="00530FE1" w:rsidRPr="007E1467"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ภาพที่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530FE1" w:rsidRPr="007E1467">
        <w:rPr>
          <w:noProof/>
        </w:rPr>
        <w:t>1</w:t>
      </w:r>
      <w:r w:rsidR="000976E2">
        <w:rPr>
          <w:noProof/>
        </w:rPr>
        <w:fldChar w:fldCharType="end"/>
      </w:r>
      <w:r w:rsidR="00D70D37" w:rsidRPr="007E1467">
        <w:rPr>
          <w:cs/>
        </w:rPr>
        <w:t xml:space="preserve">  ตราสัญลักษณ์ของ</w:t>
      </w:r>
      <w:r w:rsidR="00F339CE" w:rsidRPr="007E1467">
        <w:rPr>
          <w:color w:val="FF0000"/>
          <w:cs/>
        </w:rPr>
        <w:t>สถานประกอบการ</w:t>
      </w:r>
      <w:bookmarkEnd w:id="26"/>
    </w:p>
    <w:p w:rsidR="0010704F" w:rsidRPr="007E1467" w:rsidRDefault="0010704F" w:rsidP="00991A87">
      <w:pPr>
        <w:pStyle w:val="a0"/>
      </w:pPr>
    </w:p>
    <w:p w:rsidR="007C5568" w:rsidRPr="007E1467" w:rsidRDefault="007C5568" w:rsidP="00991A87">
      <w:pPr>
        <w:spacing w:line="240" w:lineRule="auto"/>
        <w:jc w:val="center"/>
      </w:pPr>
      <w:ins w:id="27" w:author="Nun Jiranun" w:date="2014-12-15T20:15:00Z">
        <w:r w:rsidRPr="007E1467">
          <w:rPr>
            <w:noProof/>
          </w:rPr>
          <w:drawing>
            <wp:inline distT="0" distB="0" distL="0" distR="0" wp14:anchorId="20AAD06B" wp14:editId="540A64B3">
              <wp:extent cx="5081719" cy="2830664"/>
              <wp:effectExtent l="19050" t="19050" r="24130" b="2730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map-buu.pn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1867" cy="2931012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:rsidR="007C5568" w:rsidRPr="007E1467" w:rsidRDefault="00962A40" w:rsidP="00991A87">
      <w:pPr>
        <w:pStyle w:val="a0"/>
      </w:pPr>
      <w:bookmarkStart w:id="28" w:name="_Toc424818803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530FE1" w:rsidRPr="007E1467">
        <w:rPr>
          <w:noProof/>
        </w:rPr>
        <w:t>1</w:t>
      </w:r>
      <w:r w:rsidR="000976E2">
        <w:rPr>
          <w:noProof/>
        </w:rPr>
        <w:fldChar w:fldCharType="end"/>
      </w:r>
      <w:r w:rsidR="00530FE1" w:rsidRPr="007E1467"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ภาพที่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530FE1" w:rsidRPr="007E1467">
        <w:rPr>
          <w:noProof/>
        </w:rPr>
        <w:t>2</w:t>
      </w:r>
      <w:r w:rsidR="000976E2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7E1467">
        <w:rPr>
          <w:color w:val="FF0000"/>
          <w:cs/>
        </w:rPr>
        <w:t>แผนที่ตั้งองค์กร</w:t>
      </w:r>
      <w:bookmarkEnd w:id="28"/>
      <w:proofErr w:type="spellStart"/>
      <w:r w:rsidR="0053375D" w:rsidRPr="007E1467">
        <w:rPr>
          <w:color w:val="FF0000"/>
        </w:rPr>
        <w:t>xxxxxx</w:t>
      </w:r>
      <w:proofErr w:type="spellEnd"/>
    </w:p>
    <w:p w:rsidR="00CE31FF" w:rsidRPr="007E1467" w:rsidRDefault="00F81404" w:rsidP="00991A87">
      <w:pPr>
        <w:spacing w:line="240" w:lineRule="auto"/>
        <w:ind w:firstLine="720"/>
        <w:jc w:val="left"/>
      </w:pPr>
      <w:r w:rsidRPr="007E1467">
        <w:rPr>
          <w:color w:val="FF0000"/>
          <w:cs/>
        </w:rPr>
        <w:t>จากภาพที่ 1</w:t>
      </w:r>
      <w:r w:rsidR="00CE31FF" w:rsidRPr="007E1467">
        <w:rPr>
          <w:color w:val="FF0000"/>
          <w:cs/>
        </w:rPr>
        <w:t xml:space="preserve">-3 บรรยายภาพพอสังเขป.................................................................................................................................................................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 </w:t>
      </w:r>
      <w:r w:rsidR="00CE31FF" w:rsidRPr="007E1467">
        <w:rPr>
          <w:color w:val="FF0000"/>
          <w:cs/>
        </w:rPr>
        <w:lastRenderedPageBreak/>
        <w:t>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</w:t>
      </w:r>
    </w:p>
    <w:p w:rsidR="007C5568" w:rsidRPr="007E1467" w:rsidRDefault="007C5568" w:rsidP="00991A87">
      <w:pPr>
        <w:keepNext/>
        <w:spacing w:line="240" w:lineRule="auto"/>
      </w:pPr>
      <w:ins w:id="29" w:author="Nun Jiranun" w:date="2014-12-18T12:21:00Z">
        <w:r w:rsidRPr="007E1467">
          <w:rPr>
            <w:noProof/>
          </w:rPr>
          <w:drawing>
            <wp:inline distT="0" distB="0" distL="0" distR="0" wp14:anchorId="2DC5F9F9" wp14:editId="1F13A238">
              <wp:extent cx="5067300" cy="7073265"/>
              <wp:effectExtent l="0" t="0" r="57150" b="13335"/>
              <wp:docPr id="242" name="Diagram 242"/>
              <wp:cNvGraphicFramePr/>
              <a:graphic xmlns:a="http://schemas.openxmlformats.org/drawingml/2006/main">
                <a:graphicData uri="http://schemas.openxmlformats.org/drawingml/2006/diagram">
                  <dgm:relIds xmlns:dgm="http://schemas.openxmlformats.org/drawingml/2006/diagram" xmlns:r="http://schemas.openxmlformats.org/officeDocument/2006/relationships" r:dm="rId14" r:lo="rId15" r:qs="rId16" r:cs="rId17"/>
                </a:graphicData>
              </a:graphic>
            </wp:inline>
          </w:drawing>
        </w:r>
      </w:ins>
    </w:p>
    <w:p w:rsidR="007C5568" w:rsidRPr="007E1467" w:rsidRDefault="00962A40" w:rsidP="00991A87">
      <w:pPr>
        <w:pStyle w:val="a0"/>
      </w:pPr>
      <w:bookmarkStart w:id="30" w:name="_Toc424818804"/>
      <w:r w:rsidRPr="007E1467">
        <w:rPr>
          <w:cs/>
        </w:rPr>
        <w:t>ภาพที่</w:t>
      </w:r>
      <w:r w:rsidR="002E4699" w:rsidRPr="007E1467">
        <w:rPr>
          <w:cs/>
        </w:rPr>
        <w:t xml:space="preserve">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530FE1" w:rsidRPr="007E1467">
        <w:rPr>
          <w:noProof/>
        </w:rPr>
        <w:t>1</w:t>
      </w:r>
      <w:r w:rsidR="000976E2">
        <w:rPr>
          <w:noProof/>
        </w:rPr>
        <w:fldChar w:fldCharType="end"/>
      </w:r>
      <w:r w:rsidR="00530FE1" w:rsidRPr="007E1467"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ภาพที่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530FE1" w:rsidRPr="007E1467">
        <w:rPr>
          <w:noProof/>
        </w:rPr>
        <w:t>3</w:t>
      </w:r>
      <w:r w:rsidR="000976E2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7E1467">
        <w:rPr>
          <w:color w:val="FF0000"/>
          <w:cs/>
        </w:rPr>
        <w:t>โครงสร้างการบริหารของ</w:t>
      </w:r>
      <w:r w:rsidR="00AA723D" w:rsidRPr="007E1467">
        <w:rPr>
          <w:color w:val="FF0000"/>
          <w:cs/>
        </w:rPr>
        <w:t>สถานประกอบการ</w:t>
      </w:r>
      <w:bookmarkEnd w:id="30"/>
    </w:p>
    <w:p w:rsidR="00534FA4" w:rsidRPr="007E1467" w:rsidRDefault="007C5568" w:rsidP="00991A87">
      <w:pPr>
        <w:pStyle w:val="Heading3"/>
        <w:rPr>
          <w:color w:val="FF0000"/>
        </w:rPr>
      </w:pPr>
      <w:bookmarkStart w:id="31" w:name="_Toc409752696"/>
      <w:bookmarkStart w:id="32" w:name="_Toc409753108"/>
      <w:bookmarkStart w:id="33" w:name="_Toc416273301"/>
      <w:bookmarkStart w:id="34" w:name="_Toc416341099"/>
      <w:bookmarkStart w:id="35" w:name="_Toc420265796"/>
      <w:bookmarkStart w:id="36" w:name="_Toc420387289"/>
      <w:bookmarkStart w:id="37" w:name="_Toc420485885"/>
      <w:bookmarkStart w:id="38" w:name="_Toc420525042"/>
      <w:bookmarkStart w:id="39" w:name="_Toc420734852"/>
      <w:bookmarkStart w:id="40" w:name="_Toc420739345"/>
      <w:bookmarkStart w:id="41" w:name="_Toc453667459"/>
      <w:bookmarkStart w:id="42" w:name="_Toc453683018"/>
      <w:bookmarkStart w:id="43" w:name="_Toc453683430"/>
      <w:bookmarkStart w:id="44" w:name="_Toc453683690"/>
      <w:bookmarkStart w:id="45" w:name="_Toc487543078"/>
      <w:r w:rsidRPr="007E1467">
        <w:rPr>
          <w:cs/>
        </w:rPr>
        <w:lastRenderedPageBreak/>
        <w:t>ผลิตภัณฑ์ ผลิตผล หรือการให้บริการของ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r w:rsidR="007761F7">
        <w:t xml:space="preserve"> </w:t>
      </w:r>
      <w:r w:rsidR="007761F7">
        <w:rPr>
          <w:rFonts w:hint="cs"/>
          <w:cs/>
        </w:rPr>
        <w:t xml:space="preserve">บริษัทสยาม </w:t>
      </w:r>
      <w:proofErr w:type="spellStart"/>
      <w:r w:rsidR="007761F7" w:rsidRPr="00715DFE">
        <w:rPr>
          <w:rFonts w:hint="cs"/>
        </w:rPr>
        <w:t>แมนูแฟคเจอริ่ง</w:t>
      </w:r>
      <w:proofErr w:type="spellEnd"/>
      <w:r w:rsidR="007761F7" w:rsidRPr="00715DFE">
        <w:rPr>
          <w:rFonts w:hint="cs"/>
        </w:rPr>
        <w:t xml:space="preserve"> </w:t>
      </w:r>
      <w:proofErr w:type="spellStart"/>
      <w:r w:rsidR="007761F7" w:rsidRPr="00715DFE">
        <w:rPr>
          <w:rFonts w:hint="cs"/>
        </w:rPr>
        <w:t>จำกัด</w:t>
      </w:r>
      <w:proofErr w:type="spellEnd"/>
    </w:p>
    <w:p w:rsidR="009A2CC8" w:rsidRDefault="009A2CC8" w:rsidP="007761F7">
      <w:pPr>
        <w:ind w:firstLine="720"/>
      </w:pPr>
      <w:r>
        <w:rPr>
          <w:cs/>
        </w:rPr>
        <w:t>บริษัท สยาม เด็นโซ่ แมนูแฟคเจอริ่ง จำกัด เป็นผู้ผลิตระบบคอมมอนเรล (</w:t>
      </w:r>
      <w:r>
        <w:t xml:space="preserve">Common Rail System) </w:t>
      </w:r>
      <w:r>
        <w:rPr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>
        <w:t xml:space="preserve">Gasoline Injector) </w:t>
      </w:r>
      <w:r>
        <w:rPr>
          <w:cs/>
        </w:rPr>
        <w:t xml:space="preserve">ซึ่งเป็นฐานการผลิตลำดับที่ </w:t>
      </w:r>
      <w:r>
        <w:t xml:space="preserve">3 </w:t>
      </w:r>
      <w:r>
        <w:rPr>
          <w:cs/>
        </w:rPr>
        <w:t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</w:t>
      </w:r>
    </w:p>
    <w:p w:rsidR="007761F7" w:rsidRDefault="007761F7" w:rsidP="007761F7">
      <w:pPr>
        <w:ind w:firstLine="720"/>
        <w:rPr>
          <w:rFonts w:hint="cs"/>
        </w:rPr>
      </w:pPr>
      <w:r>
        <w:rPr>
          <w:cs/>
        </w:rPr>
        <w:t>ความมุ่งหวัง</w:t>
      </w:r>
      <w:r>
        <w:rPr>
          <w:rFonts w:hint="cs"/>
          <w:cs/>
        </w:rPr>
        <w:t>คือการ</w:t>
      </w:r>
      <w:r>
        <w:rPr>
          <w:cs/>
        </w:rPr>
        <w:t xml:space="preserve">ที่จะให้ประเทศไทยเป็นฐานการผลิตรถบรรทุกเพื่อการพาณิชย์ หรือ รถกระบะ เพื่อส่งออกไปยัง </w:t>
      </w:r>
      <w:r>
        <w:t xml:space="preserve">50 </w:t>
      </w:r>
      <w:r>
        <w:rPr>
          <w:cs/>
        </w:rPr>
        <w:t xml:space="preserve">ประเทศทั่วโลก โดยได้เพิ่มกำลังการผลิตและการลงทุนสำหรับผลิตภัณฑ์ใหม่ในนาม </w:t>
      </w:r>
      <w:r>
        <w:t xml:space="preserve">GDP (Gasoline Direct Injection Pump) </w:t>
      </w:r>
      <w:r>
        <w:rPr>
          <w:cs/>
        </w:rPr>
        <w:t xml:space="preserve">และยังมุ่งหวังเพื่อสร้างความแข็งแกร่งสำหรับสายการผลิตแบบ </w:t>
      </w:r>
      <w:r>
        <w:t xml:space="preserve">High Precision </w:t>
      </w:r>
      <w:r>
        <w:rPr>
          <w:cs/>
        </w:rPr>
        <w:t xml:space="preserve">เพื่อให้ธุรกิจของ </w:t>
      </w:r>
      <w:r>
        <w:t xml:space="preserve">SDM </w:t>
      </w:r>
      <w:r>
        <w:rPr>
          <w:cs/>
        </w:rPr>
        <w:t>เติบโตอย่างยั่งยืนตามวิสัยทัศน์ที่ตั้งไว้</w:t>
      </w:r>
      <w:r>
        <w:t> </w:t>
      </w:r>
      <w:r w:rsidRPr="007E1467">
        <w:rPr>
          <w:color w:val="FF0000"/>
          <w:cs/>
        </w:rPr>
        <w:t xml:space="preserve"> </w:t>
      </w:r>
    </w:p>
    <w:p w:rsidR="001C2674" w:rsidRDefault="001C2674" w:rsidP="007761F7">
      <w:pPr>
        <w:pStyle w:val="Heading3"/>
        <w:rPr>
          <w:b w:val="0"/>
          <w:bCs w:val="0"/>
          <w:sz w:val="32"/>
          <w:szCs w:val="32"/>
        </w:rPr>
      </w:pPr>
      <w:bookmarkStart w:id="46" w:name="_Toc409387116"/>
      <w:bookmarkStart w:id="47" w:name="_Toc410779696"/>
      <w:bookmarkStart w:id="48" w:name="_Toc413338020"/>
      <w:bookmarkStart w:id="49" w:name="_Toc420387290"/>
      <w:bookmarkStart w:id="50" w:name="_Toc420485886"/>
      <w:bookmarkStart w:id="51" w:name="_Toc420525043"/>
      <w:bookmarkStart w:id="52" w:name="_Toc420734853"/>
      <w:bookmarkStart w:id="53" w:name="_Toc420739346"/>
      <w:bookmarkStart w:id="54" w:name="_Toc453667460"/>
      <w:bookmarkStart w:id="55" w:name="_Toc453683019"/>
      <w:bookmarkStart w:id="56" w:name="_Toc453683431"/>
      <w:bookmarkStart w:id="57" w:name="_Toc453683691"/>
      <w:bookmarkStart w:id="58" w:name="_Toc487543079"/>
      <w:r w:rsidRPr="007E1467">
        <w:rPr>
          <w:cs/>
        </w:rPr>
        <w:t>ตำแหน่งงานและลักษณะงานที่ได้รับมอบหมาย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7761F7" w:rsidRPr="007761F7" w:rsidRDefault="007761F7" w:rsidP="007761F7">
      <w:pPr>
        <w:ind w:left="720"/>
        <w:rPr>
          <w:rFonts w:hint="cs"/>
          <w:cs/>
        </w:rPr>
      </w:pPr>
      <w:r>
        <w:rPr>
          <w:rFonts w:hint="cs"/>
          <w:cs/>
        </w:rPr>
        <w:t>โปรแกรมเมอร์พัฒนาระบบ</w:t>
      </w:r>
    </w:p>
    <w:p w:rsidR="007761F7" w:rsidRDefault="00476DB7" w:rsidP="006A7125">
      <w:pPr>
        <w:pStyle w:val="Heading3"/>
      </w:pPr>
      <w:bookmarkStart w:id="59" w:name="_Toc409387117"/>
      <w:bookmarkStart w:id="60" w:name="_Toc410779697"/>
      <w:bookmarkStart w:id="61" w:name="_Toc413338021"/>
      <w:bookmarkStart w:id="62" w:name="_Toc420387291"/>
      <w:bookmarkStart w:id="63" w:name="_Toc420485887"/>
      <w:bookmarkStart w:id="64" w:name="_Toc420525044"/>
      <w:bookmarkStart w:id="65" w:name="_Toc420734854"/>
      <w:bookmarkStart w:id="66" w:name="_Toc420739347"/>
      <w:bookmarkStart w:id="67" w:name="_Toc453667461"/>
      <w:bookmarkStart w:id="68" w:name="_Toc453683020"/>
      <w:bookmarkStart w:id="69" w:name="_Toc453683432"/>
      <w:bookmarkStart w:id="70" w:name="_Toc453683692"/>
      <w:bookmarkStart w:id="71" w:name="_Toc487543080"/>
      <w:r w:rsidRPr="007E1467">
        <w:rPr>
          <w:cs/>
        </w:rPr>
        <w:t>ข้อ</w:t>
      </w:r>
      <w:r w:rsidR="001C2674" w:rsidRPr="007E1467">
        <w:rPr>
          <w:cs/>
        </w:rPr>
        <w:t>มูลพนักงานที่ปรึกษา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7761F7" w:rsidRPr="007761F7" w:rsidRDefault="007761F7" w:rsidP="007761F7">
      <w:pPr>
        <w:rPr>
          <w:rFonts w:hint="cs"/>
        </w:rPr>
      </w:pPr>
    </w:p>
    <w:p w:rsidR="007761F7" w:rsidRPr="007E1467" w:rsidRDefault="001C2674" w:rsidP="007761F7">
      <w:pPr>
        <w:pStyle w:val="Heading3"/>
        <w:rPr>
          <w:rFonts w:hint="cs"/>
        </w:rPr>
      </w:pPr>
      <w:bookmarkStart w:id="72" w:name="_Toc409387123"/>
      <w:bookmarkStart w:id="73" w:name="_Toc410779703"/>
      <w:bookmarkStart w:id="74" w:name="_Toc413338023"/>
      <w:bookmarkStart w:id="75" w:name="_Toc420387293"/>
      <w:bookmarkStart w:id="76" w:name="_Toc420485889"/>
      <w:bookmarkStart w:id="77" w:name="_Toc420525046"/>
      <w:bookmarkStart w:id="78" w:name="_Toc420734856"/>
      <w:bookmarkStart w:id="79" w:name="_Toc420739349"/>
      <w:bookmarkStart w:id="80" w:name="_Toc453667463"/>
      <w:bookmarkStart w:id="81" w:name="_Toc453683022"/>
      <w:bookmarkStart w:id="82" w:name="_Toc453683434"/>
      <w:bookmarkStart w:id="83" w:name="_Toc453683694"/>
      <w:bookmarkStart w:id="84" w:name="_Toc487543082"/>
      <w:r w:rsidRPr="007E1467">
        <w:rPr>
          <w:cs/>
        </w:rPr>
        <w:t>ระยะเวลาการปฏิบัติงาน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7761F7" w:rsidRPr="007E1467" w:rsidRDefault="007761F7" w:rsidP="007761F7">
      <w:pPr>
        <w:spacing w:before="0" w:after="0" w:line="240" w:lineRule="auto"/>
        <w:ind w:firstLine="720"/>
        <w:rPr>
          <w:color w:val="FF0000"/>
          <w:cs/>
        </w:rPr>
        <w:pPrChange w:id="85" w:author="Pahommie" w:date="2014-11-04T16:20:00Z">
          <w:pPr>
            <w:ind w:left="720" w:firstLine="720"/>
          </w:pPr>
        </w:pPrChange>
      </w:pPr>
      <w:r w:rsidRPr="007761F7">
        <w:rPr>
          <w:cs/>
        </w:rPr>
        <w:t xml:space="preserve">การปฏิบัติการสหกิจศึกษาสำหรับภาคการเรียนที่ </w:t>
      </w:r>
      <w:r w:rsidRPr="007761F7">
        <w:t>1</w:t>
      </w:r>
      <w:r w:rsidRPr="007761F7">
        <w:rPr>
          <w:cs/>
        </w:rPr>
        <w:t xml:space="preserve"> ประจำปีการศึกษา </w:t>
      </w:r>
      <w:r w:rsidRPr="007761F7">
        <w:t>256</w:t>
      </w:r>
      <w:r w:rsidRPr="007761F7">
        <w:rPr>
          <w:rFonts w:hint="cs"/>
          <w:cs/>
        </w:rPr>
        <w:t>1</w:t>
      </w:r>
      <w:r w:rsidRPr="007761F7">
        <w:rPr>
          <w:cs/>
        </w:rPr>
        <w:t xml:space="preserve"> ระยะเวลานับตั้งแต่ วันที่ 1 สิงหาคม พ.ศ. 25</w:t>
      </w:r>
      <w:r w:rsidRPr="007761F7">
        <w:t>6</w:t>
      </w:r>
      <w:r w:rsidRPr="007761F7">
        <w:rPr>
          <w:rFonts w:hint="cs"/>
          <w:cs/>
        </w:rPr>
        <w:t>1</w:t>
      </w:r>
      <w:r w:rsidRPr="007761F7">
        <w:rPr>
          <w:cs/>
        </w:rPr>
        <w:t xml:space="preserve"> ถึงวันที่ </w:t>
      </w:r>
      <w:r w:rsidRPr="007761F7">
        <w:t>XX</w:t>
      </w:r>
      <w:r w:rsidRPr="007761F7">
        <w:rPr>
          <w:cs/>
        </w:rPr>
        <w:t xml:space="preserve"> พฤศจิกายน พ.ศ. 25</w:t>
      </w:r>
      <w:r w:rsidRPr="007761F7">
        <w:t>6</w:t>
      </w:r>
      <w:r w:rsidRPr="007761F7">
        <w:rPr>
          <w:rFonts w:hint="cs"/>
          <w:cs/>
        </w:rPr>
        <w:t>1</w:t>
      </w:r>
      <w:r w:rsidRPr="007761F7">
        <w:rPr>
          <w:cs/>
        </w:rPr>
        <w:t xml:space="preserve"> รวมทั้งสิ้นเป็นระยะเวลา 4 เดือน จำนวน 16 สัปดาห์</w:t>
      </w:r>
    </w:p>
    <w:p w:rsidR="007761F7" w:rsidRPr="007761F7" w:rsidRDefault="007761F7" w:rsidP="007761F7">
      <w:pPr>
        <w:rPr>
          <w:rFonts w:hint="cs"/>
          <w:cs/>
        </w:rPr>
      </w:pPr>
    </w:p>
    <w:p w:rsidR="001C2674" w:rsidRPr="007E1467" w:rsidRDefault="003F54BB" w:rsidP="00991A87">
      <w:pPr>
        <w:pStyle w:val="Heading2"/>
      </w:pPr>
      <w:bookmarkStart w:id="86" w:name="_Toc420265805"/>
      <w:bookmarkStart w:id="87" w:name="_Toc487543084"/>
      <w:r w:rsidRPr="007E1467">
        <w:rPr>
          <w:cs/>
        </w:rPr>
        <w:t>ปัญหาหรือความจำเป็นใน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86"/>
      <w:bookmarkEnd w:id="87"/>
    </w:p>
    <w:p w:rsidR="00196463" w:rsidRDefault="00EA70D6" w:rsidP="00196463">
      <w:pPr>
        <w:ind w:firstLine="720"/>
      </w:pPr>
      <w:bookmarkStart w:id="88" w:name="_Toc399842561"/>
      <w:bookmarkStart w:id="89" w:name="_Toc487543085"/>
      <w:proofErr w:type="spellStart"/>
      <w:r>
        <w:t>บริษัทสยามเด็นโซ่</w:t>
      </w:r>
      <w:proofErr w:type="spellEnd"/>
      <w:r>
        <w:t xml:space="preserve"> </w:t>
      </w:r>
      <w:proofErr w:type="spellStart"/>
      <w:r>
        <w:t>แมนูแฟคเจอริ่ง</w:t>
      </w:r>
      <w:proofErr w:type="spellEnd"/>
      <w:r>
        <w:t xml:space="preserve"> </w:t>
      </w:r>
      <w:proofErr w:type="spellStart"/>
      <w:r>
        <w:t>จำกัด</w:t>
      </w:r>
      <w:proofErr w:type="spellEnd"/>
      <w:r>
        <w:t xml:space="preserve"> </w:t>
      </w:r>
    </w:p>
    <w:p w:rsidR="00196463" w:rsidRDefault="00EA70D6" w:rsidP="00196463">
      <w:pPr>
        <w:ind w:firstLine="720"/>
      </w:pPr>
      <w:proofErr w:type="spellStart"/>
      <w:r>
        <w:t>เป็นบริษัทผู้ผลิตระบบคอมมอลเรล</w:t>
      </w:r>
      <w:proofErr w:type="spellEnd"/>
      <w:r>
        <w:t xml:space="preserve"> </w:t>
      </w:r>
      <w:proofErr w:type="spellStart"/>
      <w:r>
        <w:t>อุปกรณ์หัวฉีดน้ำมันเชื้อเพลิงแรงดันสูง</w:t>
      </w:r>
      <w:proofErr w:type="spellEnd"/>
      <w:r>
        <w:t xml:space="preserve"> </w:t>
      </w:r>
      <w:proofErr w:type="spellStart"/>
      <w:r>
        <w:t>และหัวฉีดแก๊สโซลีน</w:t>
      </w:r>
      <w:proofErr w:type="spellEnd"/>
      <w:r>
        <w:t xml:space="preserve"> </w:t>
      </w:r>
      <w:proofErr w:type="spellStart"/>
      <w:r>
        <w:t>ซึ่งเป็นฐานการผลิตลำดับที่</w:t>
      </w:r>
      <w:proofErr w:type="spellEnd"/>
      <w:r>
        <w:t xml:space="preserve"> 3 </w:t>
      </w:r>
      <w:proofErr w:type="spellStart"/>
      <w:r>
        <w:t>ของกลุ่มเด็นโซ่ทั่วโลก</w:t>
      </w:r>
      <w:proofErr w:type="spellEnd"/>
      <w:r>
        <w:t xml:space="preserve"> </w:t>
      </w:r>
      <w:proofErr w:type="spellStart"/>
      <w:r>
        <w:t>และเป็นผู้ผลิตรายแรกของประเทศไทย</w:t>
      </w:r>
      <w:proofErr w:type="spellEnd"/>
      <w:r>
        <w:t xml:space="preserve"> </w:t>
      </w:r>
      <w:proofErr w:type="spellStart"/>
      <w:r>
        <w:t>สิ่งที่บริษัทของเราภาคภูมิใจคือการได้รับความเชื่อถือจากบริษัท</w:t>
      </w:r>
      <w:proofErr w:type="spellEnd"/>
      <w:r>
        <w:t xml:space="preserve"> </w:t>
      </w:r>
      <w:proofErr w:type="spellStart"/>
      <w:r>
        <w:t>โตโยต้า</w:t>
      </w:r>
      <w:proofErr w:type="spellEnd"/>
      <w:r>
        <w:t xml:space="preserve"> </w:t>
      </w:r>
      <w:proofErr w:type="spellStart"/>
      <w:r>
        <w:t>ต่อผลิตภัณฑ์คอมมอนเรล</w:t>
      </w:r>
      <w:proofErr w:type="spellEnd"/>
      <w:r>
        <w:t xml:space="preserve"> </w:t>
      </w:r>
      <w:proofErr w:type="spellStart"/>
      <w:r>
        <w:t>จากประเทศญี่ปุ่น</w:t>
      </w:r>
      <w:proofErr w:type="spellEnd"/>
      <w:r>
        <w:t xml:space="preserve"> </w:t>
      </w:r>
      <w:proofErr w:type="spellStart"/>
      <w:r>
        <w:t>มาสู่การผลิตในประเทศไทย</w:t>
      </w:r>
      <w:proofErr w:type="spellEnd"/>
      <w:r>
        <w:t xml:space="preserve"> </w:t>
      </w:r>
      <w:proofErr w:type="spellStart"/>
      <w:r>
        <w:t>ซึ่งผู้ปฏิบัติสหกิจศึกษาปฏิบัติงานในแผนก</w:t>
      </w:r>
      <w:proofErr w:type="spellEnd"/>
    </w:p>
    <w:p w:rsidR="00196463" w:rsidRDefault="00EA70D6" w:rsidP="00196463">
      <w:r>
        <w:t xml:space="preserve">HUMAN RESOURCE INFORMATION SYSTEM (HRIS) </w:t>
      </w:r>
    </w:p>
    <w:p w:rsidR="00EA70D6" w:rsidRDefault="00EA70D6" w:rsidP="00196463">
      <w:pPr>
        <w:ind w:firstLine="720"/>
      </w:pPr>
      <w:proofErr w:type="spellStart"/>
      <w:r>
        <w:lastRenderedPageBreak/>
        <w:t>โดยแผนก</w:t>
      </w:r>
      <w:proofErr w:type="spellEnd"/>
      <w:r>
        <w:t xml:space="preserve"> HRIS </w:t>
      </w:r>
      <w:proofErr w:type="spellStart"/>
      <w:r>
        <w:t>เป็นแผนกที่นำระบบสารสนเทศมาปรับใช้กับทรัพยากรมนุษย์</w:t>
      </w:r>
      <w:proofErr w:type="spellEnd"/>
      <w:r>
        <w:t xml:space="preserve"> </w:t>
      </w:r>
      <w:proofErr w:type="spellStart"/>
      <w:r>
        <w:t>เพื่อจัดการกับปัญหาต่างๆ</w:t>
      </w:r>
      <w:proofErr w:type="spellEnd"/>
      <w:r>
        <w:t xml:space="preserve"> </w:t>
      </w:r>
      <w:proofErr w:type="spellStart"/>
      <w:r>
        <w:t>ของแผนก</w:t>
      </w:r>
      <w:proofErr w:type="spellEnd"/>
      <w:r>
        <w:t xml:space="preserve"> HR </w:t>
      </w:r>
      <w:proofErr w:type="spellStart"/>
      <w:r>
        <w:t>ที่เป็นระบบที่จัดการด้วยมือ</w:t>
      </w:r>
      <w:proofErr w:type="spellEnd"/>
      <w:r>
        <w:t xml:space="preserve">(manual) </w:t>
      </w:r>
      <w:proofErr w:type="spellStart"/>
      <w:r>
        <w:t>สู่การพัฒนาระบบ</w:t>
      </w:r>
      <w:proofErr w:type="spellEnd"/>
      <w:r>
        <w:t xml:space="preserve"> </w:t>
      </w:r>
      <w:proofErr w:type="spellStart"/>
      <w:r>
        <w:t>เช่น</w:t>
      </w:r>
      <w:proofErr w:type="spellEnd"/>
      <w:r>
        <w:t xml:space="preserve"> </w:t>
      </w:r>
      <w:proofErr w:type="spellStart"/>
      <w:r>
        <w:t>ระบบการจัดการงบประมาณ</w:t>
      </w:r>
      <w:proofErr w:type="spellEnd"/>
      <w:r>
        <w:t xml:space="preserve"> </w:t>
      </w:r>
      <w:proofErr w:type="spellStart"/>
      <w:r>
        <w:t>ระบบจัดการข้อมูลการลา</w:t>
      </w:r>
      <w:proofErr w:type="spellEnd"/>
      <w:r>
        <w:t xml:space="preserve"> </w:t>
      </w:r>
      <w:proofErr w:type="spellStart"/>
      <w:r>
        <w:t>เป็นต้น</w:t>
      </w:r>
      <w:proofErr w:type="spellEnd"/>
    </w:p>
    <w:p w:rsidR="00EA70D6" w:rsidRDefault="00EA70D6" w:rsidP="00196463">
      <w:proofErr w:type="spellStart"/>
      <w:r>
        <w:t>ซึ่งผู้ปฏิบัตสหกิจศึกษาได้รับมอบหมายงานในการพัฒนาระบบห้องสมุด</w:t>
      </w:r>
      <w:proofErr w:type="spellEnd"/>
      <w:r>
        <w:t xml:space="preserve"> </w:t>
      </w:r>
      <w:proofErr w:type="spellStart"/>
      <w:r>
        <w:t>หรือ</w:t>
      </w:r>
      <w:proofErr w:type="gramStart"/>
      <w:r>
        <w:t>LM</w:t>
      </w:r>
      <w:r w:rsidR="00196463">
        <w:t>S</w:t>
      </w:r>
      <w:proofErr w:type="spellEnd"/>
      <w:r>
        <w:t>(</w:t>
      </w:r>
      <w:proofErr w:type="gramEnd"/>
      <w:r>
        <w:t>Library</w:t>
      </w:r>
      <w:r w:rsidR="00196463">
        <w:t xml:space="preserve"> </w:t>
      </w:r>
      <w:r>
        <w:t>management</w:t>
      </w:r>
      <w:r w:rsidR="00196463">
        <w:t xml:space="preserve"> </w:t>
      </w:r>
      <w:r w:rsidR="00196463">
        <w:t>system</w:t>
      </w:r>
      <w:r>
        <w:t xml:space="preserve">) </w:t>
      </w:r>
      <w:proofErr w:type="spellStart"/>
      <w:r>
        <w:t>จากการที่ผู้ปฏิบัติสหกิจได้เข้ารับการทำงาน</w:t>
      </w:r>
      <w:proofErr w:type="spellEnd"/>
      <w:r>
        <w:t xml:space="preserve"> </w:t>
      </w:r>
      <w:proofErr w:type="spellStart"/>
      <w:r>
        <w:t>ได้เล็งเห็น</w:t>
      </w:r>
      <w:proofErr w:type="spellEnd"/>
      <w:r>
        <w:t xml:space="preserve"> </w:t>
      </w:r>
      <w:proofErr w:type="spellStart"/>
      <w:r>
        <w:t>ปัญหาในการพัฒนาระบบดังนี้</w:t>
      </w:r>
      <w:proofErr w:type="spellEnd"/>
    </w:p>
    <w:p w:rsidR="00EA70D6" w:rsidRDefault="00EA70D6" w:rsidP="00EA70D6">
      <w:pPr>
        <w:spacing w:after="0" w:line="240" w:lineRule="auto"/>
        <w:ind w:firstLine="720"/>
        <w:jc w:val="both"/>
        <w:rPr>
          <w:rFonts w:eastAsia="CordiaUPC"/>
        </w:rPr>
      </w:pPr>
      <w:r w:rsidRPr="00196463">
        <w:rPr>
          <w:rFonts w:eastAsia="CordiaUPC" w:hint="cs"/>
        </w:rPr>
        <w:t xml:space="preserve">- </w:t>
      </w:r>
      <w:proofErr w:type="spellStart"/>
      <w:r w:rsidRPr="00196463">
        <w:rPr>
          <w:rFonts w:eastAsia="CordiaUPC" w:hint="cs"/>
        </w:rPr>
        <w:t>เครื่องมือต่างๆ</w:t>
      </w:r>
      <w:proofErr w:type="spellEnd"/>
      <w:r w:rsidRPr="00196463">
        <w:rPr>
          <w:rFonts w:eastAsia="CordiaUPC" w:hint="cs"/>
        </w:rPr>
        <w:t xml:space="preserve"> </w:t>
      </w:r>
      <w:proofErr w:type="spellStart"/>
      <w:r w:rsidRPr="00196463">
        <w:rPr>
          <w:rFonts w:eastAsia="CordiaUPC" w:hint="cs"/>
        </w:rPr>
        <w:t>ที่จำกัด</w:t>
      </w:r>
      <w:proofErr w:type="spellEnd"/>
      <w:r w:rsidRPr="00196463">
        <w:rPr>
          <w:rFonts w:eastAsia="CordiaUPC" w:hint="cs"/>
        </w:rPr>
        <w:t xml:space="preserve"> </w:t>
      </w:r>
      <w:r w:rsidR="00196463">
        <w:rPr>
          <w:rFonts w:eastAsia="CordiaUPC" w:hint="cs"/>
          <w:cs/>
        </w:rPr>
        <w:t xml:space="preserve">เข่น </w:t>
      </w:r>
      <w:r w:rsidR="00196463">
        <w:rPr>
          <w:rFonts w:eastAsia="CordiaUPC"/>
        </w:rPr>
        <w:t xml:space="preserve">code editor </w:t>
      </w:r>
      <w:r w:rsidR="00196463">
        <w:rPr>
          <w:rFonts w:eastAsia="CordiaUPC" w:hint="cs"/>
          <w:cs/>
        </w:rPr>
        <w:t xml:space="preserve">ที่ใช้ก็จะเป็น </w:t>
      </w:r>
      <w:r w:rsidR="00196463">
        <w:rPr>
          <w:rFonts w:eastAsia="CordiaUPC"/>
        </w:rPr>
        <w:t xml:space="preserve">notepad++ </w:t>
      </w:r>
      <w:r w:rsidR="00196463">
        <w:rPr>
          <w:rFonts w:eastAsia="CordiaUPC" w:hint="cs"/>
          <w:cs/>
        </w:rPr>
        <w:t xml:space="preserve">ซึ่งทำให้พัฒนาระบบได้ช้าเนื่องจากไม่มี </w:t>
      </w:r>
      <w:r w:rsidR="00196463">
        <w:rPr>
          <w:rFonts w:eastAsia="CordiaUPC"/>
        </w:rPr>
        <w:t>autocomplete</w:t>
      </w:r>
    </w:p>
    <w:p w:rsidR="00196463" w:rsidRDefault="00196463" w:rsidP="00EA70D6">
      <w:pPr>
        <w:spacing w:after="0" w:line="240" w:lineRule="auto"/>
        <w:ind w:firstLine="720"/>
        <w:jc w:val="both"/>
        <w:rPr>
          <w:rFonts w:eastAsia="CordiaUPC"/>
        </w:rPr>
      </w:pPr>
      <w:r>
        <w:rPr>
          <w:rFonts w:eastAsia="CordiaUPC"/>
        </w:rPr>
        <w:t>- browser</w:t>
      </w:r>
      <w:r>
        <w:rPr>
          <w:rFonts w:eastAsia="CordiaUPC" w:hint="cs"/>
          <w:cs/>
        </w:rPr>
        <w:t xml:space="preserve"> ที่ใช้คือ </w:t>
      </w:r>
      <w:r>
        <w:rPr>
          <w:rFonts w:eastAsia="CordiaUPC"/>
        </w:rPr>
        <w:t xml:space="preserve">Internet Explorer 11 </w:t>
      </w:r>
      <w:r>
        <w:rPr>
          <w:rFonts w:eastAsia="CordiaUPC" w:hint="cs"/>
          <w:cs/>
        </w:rPr>
        <w:t>ฟังค์ขั่นบางอย่างไม่สามารถทำงานได้</w:t>
      </w:r>
    </w:p>
    <w:p w:rsidR="00196463" w:rsidRPr="00196463" w:rsidRDefault="00196463" w:rsidP="00EA70D6">
      <w:pPr>
        <w:spacing w:after="0" w:line="240" w:lineRule="auto"/>
        <w:ind w:firstLine="720"/>
        <w:jc w:val="both"/>
        <w:rPr>
          <w:rFonts w:eastAsia="CordiaUPC" w:hint="cs"/>
          <w:cs/>
        </w:rPr>
      </w:pPr>
      <w:r>
        <w:rPr>
          <w:rFonts w:eastAsia="CordiaUPC" w:hint="cs"/>
          <w:cs/>
        </w:rPr>
        <w:t>- อินเทอร์เน็ต บางเว็บไวต์ไม่สามารถเข้าถึงได้</w:t>
      </w:r>
    </w:p>
    <w:p w:rsidR="001C2674" w:rsidRPr="007E1467" w:rsidRDefault="001C2674" w:rsidP="00991A87">
      <w:pPr>
        <w:pStyle w:val="Heading2"/>
      </w:pPr>
      <w:r w:rsidRPr="007E1467">
        <w:rPr>
          <w:cs/>
        </w:rPr>
        <w:t>วัตถุประสงค์ของโครงงานสหกิจศึกษาที่ได้รับมอบหมาย</w:t>
      </w:r>
      <w:bookmarkEnd w:id="88"/>
      <w:bookmarkEnd w:id="89"/>
    </w:p>
    <w:p w:rsidR="00EA70D6" w:rsidRPr="00196463" w:rsidRDefault="00EA70D6" w:rsidP="00EA70D6">
      <w:pPr>
        <w:numPr>
          <w:ilvl w:val="0"/>
          <w:numId w:val="361"/>
        </w:numPr>
        <w:tabs>
          <w:tab w:val="left" w:pos="851"/>
        </w:tabs>
        <w:spacing w:before="0" w:after="0" w:line="240" w:lineRule="auto"/>
        <w:ind w:firstLine="720"/>
        <w:jc w:val="both"/>
        <w:rPr>
          <w:rFonts w:hint="cs"/>
        </w:rPr>
      </w:pPr>
      <w:bookmarkStart w:id="90" w:name="_Toc487543086"/>
      <w:bookmarkStart w:id="91" w:name="_Toc420265807"/>
      <w:r w:rsidRPr="00196463">
        <w:rPr>
          <w:rFonts w:eastAsia="CordiaUPC" w:hint="cs"/>
        </w:rPr>
        <w:t>เพื่อ</w:t>
      </w:r>
      <w:r w:rsidRPr="00196463">
        <w:rPr>
          <w:rFonts w:hint="cs"/>
        </w:rPr>
        <w:t>แก้ปัญหาของการจัดการการทำงานด้วยมือของบริษัทที่เข้ารับการปฏิบัติสหกิจศึกษา</w:t>
      </w:r>
    </w:p>
    <w:p w:rsidR="00EA70D6" w:rsidRPr="00196463" w:rsidRDefault="00EA70D6" w:rsidP="00EA70D6">
      <w:pPr>
        <w:numPr>
          <w:ilvl w:val="0"/>
          <w:numId w:val="361"/>
        </w:numPr>
        <w:tabs>
          <w:tab w:val="left" w:pos="851"/>
        </w:tabs>
        <w:spacing w:before="0" w:after="0" w:line="240" w:lineRule="auto"/>
        <w:ind w:firstLine="720"/>
        <w:jc w:val="both"/>
        <w:rPr>
          <w:rFonts w:hint="cs"/>
        </w:rPr>
      </w:pPr>
      <w:proofErr w:type="spellStart"/>
      <w:r w:rsidRPr="00196463">
        <w:rPr>
          <w:rFonts w:eastAsia="CordiaUPC" w:hint="cs"/>
        </w:rPr>
        <w:t>เพื่อพัฒนาระบบการจัดการห้องสมุด</w:t>
      </w:r>
      <w:proofErr w:type="spellEnd"/>
    </w:p>
    <w:p w:rsidR="00EA70D6" w:rsidRPr="00196463" w:rsidRDefault="00EA70D6" w:rsidP="00EA70D6">
      <w:pPr>
        <w:numPr>
          <w:ilvl w:val="0"/>
          <w:numId w:val="361"/>
        </w:numPr>
        <w:tabs>
          <w:tab w:val="left" w:pos="851"/>
        </w:tabs>
        <w:spacing w:before="0" w:after="0" w:line="240" w:lineRule="auto"/>
        <w:ind w:firstLine="720"/>
        <w:jc w:val="both"/>
        <w:rPr>
          <w:rFonts w:hint="cs"/>
        </w:rPr>
      </w:pPr>
      <w:proofErr w:type="spellStart"/>
      <w:r w:rsidRPr="00196463">
        <w:rPr>
          <w:rFonts w:eastAsia="CordiaUPC" w:hint="cs"/>
        </w:rPr>
        <w:t>เพื่อ</w:t>
      </w:r>
      <w:proofErr w:type="spellEnd"/>
      <w:r w:rsidRPr="00196463">
        <w:rPr>
          <w:rFonts w:eastAsia="CordiaUPC" w:hint="cs"/>
          <w:cs/>
        </w:rPr>
        <w:t>พัฒนาศักยภาพในการทำงาน</w:t>
      </w:r>
    </w:p>
    <w:p w:rsidR="00EA70D6" w:rsidRPr="00196463" w:rsidRDefault="00EA70D6" w:rsidP="00EA70D6">
      <w:pPr>
        <w:numPr>
          <w:ilvl w:val="0"/>
          <w:numId w:val="361"/>
        </w:numPr>
        <w:tabs>
          <w:tab w:val="left" w:pos="851"/>
        </w:tabs>
        <w:spacing w:before="0" w:after="0" w:line="240" w:lineRule="auto"/>
        <w:ind w:firstLine="720"/>
        <w:jc w:val="both"/>
        <w:rPr>
          <w:rFonts w:hint="cs"/>
        </w:rPr>
      </w:pPr>
      <w:proofErr w:type="spellStart"/>
      <w:r w:rsidRPr="00196463">
        <w:rPr>
          <w:rFonts w:eastAsia="CordiaUPC" w:hint="cs"/>
        </w:rPr>
        <w:t>เพื่อ</w:t>
      </w:r>
      <w:proofErr w:type="spellEnd"/>
      <w:r w:rsidRPr="00196463">
        <w:rPr>
          <w:rFonts w:hint="cs"/>
          <w:cs/>
        </w:rPr>
        <w:t>เพิ่มคอนเนคชันในด้านสายอาชีพวิศวกรรมซอฟต์แวร์</w:t>
      </w:r>
    </w:p>
    <w:p w:rsidR="00FD6457" w:rsidRPr="007E1467" w:rsidRDefault="00FD6457" w:rsidP="00991A87">
      <w:pPr>
        <w:pStyle w:val="Heading2"/>
      </w:pPr>
      <w:r w:rsidRPr="007E1467">
        <w:rPr>
          <w:cs/>
        </w:rPr>
        <w:t>เครื่องมือที่ใช้ในการพัฒนา</w:t>
      </w:r>
      <w:bookmarkEnd w:id="90"/>
    </w:p>
    <w:p w:rsidR="002C17C9" w:rsidRPr="007E1467" w:rsidRDefault="00EA70D6" w:rsidP="00991A87">
      <w:pPr>
        <w:spacing w:line="240" w:lineRule="auto"/>
        <w:ind w:firstLine="720"/>
      </w:pPr>
      <w:r>
        <w:rPr>
          <w:rFonts w:ascii="CordiaUPC" w:eastAsia="CordiaUPC" w:hAnsi="CordiaUPC" w:cs="CordiaUPC"/>
          <w:color w:val="FF0000"/>
          <w:sz w:val="40"/>
        </w:rPr>
        <w:t>notepad+</w:t>
      </w:r>
      <w:proofErr w:type="gramStart"/>
      <w:r>
        <w:rPr>
          <w:rFonts w:ascii="CordiaUPC" w:eastAsia="CordiaUPC" w:hAnsi="CordiaUPC" w:cs="CordiaUPC"/>
          <w:color w:val="FF0000"/>
          <w:sz w:val="40"/>
        </w:rPr>
        <w:t>+,</w:t>
      </w:r>
      <w:proofErr w:type="spellStart"/>
      <w:r>
        <w:rPr>
          <w:rFonts w:ascii="CordiaUPC" w:eastAsia="CordiaUPC" w:hAnsi="CordiaUPC" w:cs="CordiaUPC"/>
          <w:color w:val="FF0000"/>
          <w:sz w:val="40"/>
        </w:rPr>
        <w:t>mySql</w:t>
      </w:r>
      <w:proofErr w:type="gramEnd"/>
      <w:r>
        <w:rPr>
          <w:rFonts w:ascii="CordiaUPC" w:eastAsia="CordiaUPC" w:hAnsi="CordiaUPC" w:cs="CordiaUPC"/>
          <w:color w:val="FF0000"/>
          <w:sz w:val="40"/>
        </w:rPr>
        <w:t>,</w:t>
      </w:r>
      <w:r>
        <w:rPr>
          <w:rFonts w:ascii="CordiaUPC" w:eastAsia="CordiaUPC" w:hAnsi="CordiaUPC" w:cs="CordiaUPC"/>
          <w:color w:val="FF0000"/>
        </w:rPr>
        <w:t>appserv</w:t>
      </w:r>
      <w:proofErr w:type="spellEnd"/>
      <w:r w:rsidR="002C17C9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</w:t>
      </w:r>
      <w:r w:rsidR="00AA215D" w:rsidRPr="00AA215D">
        <w:rPr>
          <w:color w:val="FF0000"/>
          <w:cs/>
        </w:rPr>
        <w:t xml:space="preserve"> </w:t>
      </w:r>
      <w:r w:rsidR="00AA215D" w:rsidRPr="007E1467">
        <w:rPr>
          <w:color w:val="FF0000"/>
          <w:cs/>
        </w:rPr>
        <w:t>..................................</w:t>
      </w:r>
      <w:r w:rsidR="00AA215D">
        <w:rPr>
          <w:color w:val="FF0000"/>
          <w:cs/>
        </w:rPr>
        <w:t xml:space="preserve"> เขียนในเชิงลิสต์รายการเครื่องมือ ซอฟต์แวร์ ที่ใช้.......................</w:t>
      </w:r>
      <w:r w:rsidR="002C17C9" w:rsidRPr="007E1467">
        <w:rPr>
          <w:color w:val="FF0000"/>
          <w:cs/>
        </w:rPr>
        <w:t>...................</w:t>
      </w:r>
      <w:r w:rsidR="00AA215D" w:rsidRPr="00AA215D">
        <w:rPr>
          <w:color w:val="FF0000"/>
          <w:cs/>
        </w:rPr>
        <w:t xml:space="preserve"> </w:t>
      </w:r>
      <w:r w:rsidR="00AA215D" w:rsidRPr="007E1467">
        <w:rPr>
          <w:color w:val="FF0000"/>
          <w:cs/>
        </w:rPr>
        <w:t>..</w:t>
      </w:r>
      <w:r w:rsidR="00AA215D">
        <w:rPr>
          <w:color w:val="FF0000"/>
          <w:cs/>
        </w:rPr>
        <w:t>........................หรือบรรยายคร่าวๆ แล้วอ้างอิงรายละเอียดในบทถัดไป</w:t>
      </w:r>
      <w:r w:rsidR="00AA215D" w:rsidRPr="007E1467">
        <w:rPr>
          <w:color w:val="FF0000"/>
          <w:cs/>
        </w:rPr>
        <w:t>..................................</w:t>
      </w:r>
      <w:r w:rsidR="002C17C9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0F144E" w:rsidP="00991A87">
      <w:pPr>
        <w:pStyle w:val="Heading2"/>
      </w:pPr>
      <w:bookmarkStart w:id="92" w:name="_Toc487543087"/>
      <w:r w:rsidRPr="007E1467">
        <w:rPr>
          <w:cs/>
        </w:rPr>
        <w:lastRenderedPageBreak/>
        <w:t>ขอบเขตของงานสหกิจ</w:t>
      </w:r>
      <w:r w:rsidR="00D0744A" w:rsidRPr="007E1467">
        <w:rPr>
          <w:cs/>
        </w:rPr>
        <w:t>ศึกษา</w:t>
      </w:r>
      <w:r w:rsidRPr="007E1467">
        <w:rPr>
          <w:cs/>
        </w:rPr>
        <w:t>และข้อจำกัดของปัญหา</w:t>
      </w:r>
      <w:bookmarkEnd w:id="91"/>
      <w:bookmarkEnd w:id="92"/>
    </w:p>
    <w:p w:rsidR="00EA70D6" w:rsidRPr="00196463" w:rsidRDefault="000F144E" w:rsidP="00EA70D6">
      <w:pPr>
        <w:spacing w:line="240" w:lineRule="auto"/>
        <w:ind w:firstLine="720"/>
      </w:pPr>
      <w:r w:rsidRPr="00196463">
        <w:rPr>
          <w:cs/>
        </w:rPr>
        <w:t>ส่วนนี้จะกล่าวถึงขอบเขต</w:t>
      </w:r>
      <w:r w:rsidR="003D63AD" w:rsidRPr="00196463">
        <w:rPr>
          <w:cs/>
        </w:rPr>
        <w:t>การปฏิบัติงาน</w:t>
      </w:r>
      <w:r w:rsidRPr="00196463">
        <w:rPr>
          <w:cs/>
        </w:rPr>
        <w:t>สหกิจศึกษาเพียงเนื้อหาคร่าว</w:t>
      </w:r>
      <w:r w:rsidR="00D06227" w:rsidRPr="00196463">
        <w:rPr>
          <w:cs/>
        </w:rPr>
        <w:t xml:space="preserve"> </w:t>
      </w:r>
      <w:r w:rsidRPr="00196463">
        <w:rPr>
          <w:cs/>
        </w:rPr>
        <w:t>ๆ</w:t>
      </w:r>
      <w:r w:rsidR="00EA70D6" w:rsidRPr="00196463">
        <w:rPr>
          <w:cs/>
        </w:rPr>
        <w:t>ผู้ปฏิบัติสหกิจศึกษาได้รับมอบหมายงานให้พัฒนาระบบการจัดการห้องสมุด</w:t>
      </w:r>
      <w:r w:rsidR="00EA70D6" w:rsidRPr="00196463">
        <w:rPr>
          <w:cs/>
        </w:rPr>
        <w:tab/>
        <w:t xml:space="preserve">โดยผู้ปฏิบัติสหกิจศึกษาได้มีการพัฒนาในส่วนการจัดการรายการหนังสือ ซึ่งเป็นการพัฒนาส่วนการจัดการหนังสือให้มีการ แสดง เพิ่ม ลบ และแก้ไข รายการหนังสือ </w:t>
      </w:r>
    </w:p>
    <w:p w:rsidR="002C17C9" w:rsidRPr="00196463" w:rsidRDefault="00EA70D6" w:rsidP="00EA70D6">
      <w:pPr>
        <w:spacing w:line="240" w:lineRule="auto"/>
        <w:ind w:firstLine="720"/>
      </w:pPr>
      <w:r w:rsidRPr="00196463">
        <w:rPr>
          <w:cs/>
        </w:rPr>
        <w:t>ระบบการจัดการห้องสมุด ในส่วนของการพัฒนาส่วนการจัดการรายการหนังสือเป็นการสร้างการทำงานให้สามารถเพิ่มรายการหนังสือ ลบรายการหนังสือ แก้ไขรายการหนังสือ และแสดงรายการหนังสือในรูปตาราง</w:t>
      </w:r>
    </w:p>
    <w:p w:rsidR="00EA70D6" w:rsidRPr="00EA70D6" w:rsidRDefault="00EA70D6" w:rsidP="00EA70D6">
      <w:pPr>
        <w:spacing w:line="240" w:lineRule="auto"/>
        <w:ind w:firstLine="720"/>
        <w:rPr>
          <w:color w:val="FF0000"/>
        </w:rPr>
      </w:pPr>
    </w:p>
    <w:p w:rsidR="001C2674" w:rsidRPr="007E1467" w:rsidRDefault="001C2674" w:rsidP="00991A87">
      <w:pPr>
        <w:spacing w:after="0" w:line="240" w:lineRule="auto"/>
        <w:ind w:firstLine="709"/>
        <w:rPr>
          <w:cs/>
        </w:rPr>
      </w:pPr>
    </w:p>
    <w:p w:rsidR="001C2674" w:rsidRPr="007E1467" w:rsidRDefault="000F144E" w:rsidP="00991A87">
      <w:pPr>
        <w:pStyle w:val="Heading3"/>
        <w:rPr>
          <w:ins w:id="93" w:author="Pahommie" w:date="2014-11-07T11:11:00Z"/>
        </w:rPr>
      </w:pPr>
      <w:bookmarkStart w:id="94" w:name="_Toc409752707"/>
      <w:bookmarkStart w:id="95" w:name="_Toc409753119"/>
      <w:bookmarkStart w:id="96" w:name="_Toc416273314"/>
      <w:bookmarkStart w:id="97" w:name="_Toc416341112"/>
      <w:bookmarkStart w:id="98" w:name="_Toc420265808"/>
      <w:bookmarkStart w:id="99" w:name="_Toc420387301"/>
      <w:bookmarkStart w:id="100" w:name="_Toc420485897"/>
      <w:bookmarkStart w:id="101" w:name="_Toc420525054"/>
      <w:bookmarkStart w:id="102" w:name="_Toc420734864"/>
      <w:bookmarkStart w:id="103" w:name="_Toc420739357"/>
      <w:bookmarkStart w:id="104" w:name="_Toc453667469"/>
      <w:bookmarkStart w:id="105" w:name="_Toc453683028"/>
      <w:bookmarkStart w:id="106" w:name="_Toc453683440"/>
      <w:bookmarkStart w:id="107" w:name="_Toc453683700"/>
      <w:bookmarkStart w:id="108" w:name="_Toc487543088"/>
      <w:r w:rsidRPr="007E1467">
        <w:rPr>
          <w:cs/>
        </w:rPr>
        <w:t>ขอบเขตของระบบหรือส่วนของระบบ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r w:rsidR="00196463" w:rsidRPr="00196463">
        <w:rPr>
          <w:rFonts w:hint="cs"/>
          <w:cs/>
        </w:rPr>
        <w:t>จัดการห้องสมุด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>1 มอดูลการจัดการรายการหนังสือ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>1.1 ส่วนของการเพิ่มรายการหนังสือ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  <w:t>1.1.1 กรอกข้อมูลในแบบฟอร์มการเพิ่มรายการหนังสือ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  <w:t>1.1.2 กดปุ่มตกลงเพื่อทำการเพิ่มรายการหนังสือ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>2.1 ส่วนของการแสดงตารางรายการหนังสือ มีรายละเอียดดังนี้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  <w:t>2.1.1 คอลัม 5 คอลัม ประกอบด้วย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- ลำดับ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- เลขหนังสือ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- ชื่อหนังสือ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 xml:space="preserve">- หมวดหมู่ 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- ตัวดำเนินงาน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  <w:t>2.1.2 คอลัมตัวดำเนินงานมีการทำงานดังนี้</w:t>
      </w:r>
    </w:p>
    <w:p w:rsidR="00EA70D6" w:rsidRPr="00EA70D6" w:rsidRDefault="00EA70D6" w:rsidP="00196463">
      <w:pPr>
        <w:ind w:left="720"/>
      </w:pP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- ปุ่มลบเป็นตัวดำเนินงานในการลบข้อมูลรายกา</w:t>
      </w: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หนังสือ</w:t>
      </w:r>
    </w:p>
    <w:p w:rsidR="0091291F" w:rsidRPr="007E1467" w:rsidDel="00C54319" w:rsidRDefault="00EA70D6" w:rsidP="00196463">
      <w:pPr>
        <w:ind w:left="720"/>
        <w:rPr>
          <w:del w:id="109" w:author="Pahommie" w:date="2014-11-07T11:11:00Z"/>
        </w:rPr>
      </w:pPr>
      <w:r w:rsidRPr="00EA70D6">
        <w:rPr>
          <w:cs/>
        </w:rPr>
        <w:lastRenderedPageBreak/>
        <w:tab/>
      </w:r>
      <w:r w:rsidRPr="00EA70D6">
        <w:rPr>
          <w:cs/>
        </w:rPr>
        <w:tab/>
        <w:t>- ปุ่มแก้ไขเป็นตัวดำเนินงานในการแก้ไขข้อมูลรายการ</w:t>
      </w:r>
      <w:r w:rsidRPr="00EA70D6">
        <w:rPr>
          <w:cs/>
        </w:rPr>
        <w:tab/>
      </w:r>
      <w:r w:rsidRPr="00EA70D6">
        <w:rPr>
          <w:cs/>
        </w:rPr>
        <w:tab/>
      </w:r>
      <w:r w:rsidRPr="00EA70D6">
        <w:rPr>
          <w:cs/>
        </w:rPr>
        <w:tab/>
        <w:t>หนังสือ</w:t>
      </w:r>
      <w:r w:rsidR="000F144E" w:rsidRPr="007E1467">
        <w:rPr>
          <w:cs/>
        </w:rPr>
        <w:t>การวิเคราะห์ดังนี้</w:t>
      </w:r>
    </w:p>
    <w:p w:rsidR="00C54319" w:rsidRPr="007E1467" w:rsidRDefault="00C54319" w:rsidP="00196463">
      <w:pPr>
        <w:ind w:left="720"/>
        <w:rPr>
          <w:ins w:id="110" w:author="Pahommie" w:date="2014-11-07T11:17:00Z"/>
        </w:rPr>
        <w:pPrChange w:id="111" w:author="Pahommie" w:date="2014-11-07T11:12:00Z">
          <w:pPr>
            <w:pStyle w:val="Heading3"/>
          </w:pPr>
        </w:pPrChange>
      </w:pPr>
    </w:p>
    <w:p w:rsidR="000F144E" w:rsidRPr="007E1467" w:rsidRDefault="000F144E" w:rsidP="00196463">
      <w:pPr>
        <w:ind w:left="720"/>
        <w:rPr>
          <w:rFonts w:eastAsiaTheme="minorHAnsi"/>
        </w:rPr>
      </w:pPr>
      <w:r w:rsidRPr="007E1467">
        <w:rPr>
          <w:cs/>
        </w:rPr>
        <w:t>ผู้ใช้สามารถ</w:t>
      </w:r>
      <w:r w:rsidR="00907F36" w:rsidRPr="007E1467">
        <w:rPr>
          <w:cs/>
        </w:rPr>
        <w:t>.........................</w:t>
      </w:r>
    </w:p>
    <w:p w:rsidR="000F144E" w:rsidRPr="007E1467" w:rsidRDefault="000F144E" w:rsidP="00196463">
      <w:pPr>
        <w:ind w:left="720"/>
      </w:pPr>
      <w:r w:rsidRPr="007E1467">
        <w:rPr>
          <w:cs/>
        </w:rPr>
        <w:t>ผู้ใช้สามารถ</w:t>
      </w:r>
      <w:r w:rsidR="00907F36" w:rsidRPr="007E1467">
        <w:rPr>
          <w:cs/>
        </w:rPr>
        <w:t>.........................</w:t>
      </w:r>
    </w:p>
    <w:p w:rsidR="000F144E" w:rsidRDefault="000F144E" w:rsidP="00196463">
      <w:pPr>
        <w:ind w:left="720"/>
      </w:pPr>
      <w:r w:rsidRPr="007E1467">
        <w:rPr>
          <w:cs/>
        </w:rPr>
        <w:t>ผู้ใช้สามารถ</w:t>
      </w:r>
      <w:r w:rsidR="00907F36" w:rsidRPr="007E1467">
        <w:rPr>
          <w:cs/>
        </w:rPr>
        <w:t>.........................</w:t>
      </w:r>
    </w:p>
    <w:p w:rsidR="00B255F6" w:rsidRPr="00C22CD9" w:rsidRDefault="00B255F6" w:rsidP="00196463">
      <w:pPr>
        <w:ind w:left="720"/>
      </w:pPr>
      <w:r>
        <w:rPr>
          <w:cs/>
        </w:rPr>
        <w:t>…………………………….</w:t>
      </w:r>
      <w:r w:rsidRPr="007E1467">
        <w:rPr>
          <w:cs/>
        </w:rPr>
        <w:t>..........................................................................................................</w:t>
      </w:r>
    </w:p>
    <w:p w:rsidR="00C22CD9" w:rsidRDefault="00C272F3" w:rsidP="00196463">
      <w:pPr>
        <w:ind w:left="720"/>
      </w:pPr>
      <w:r>
        <w:rPr>
          <w:cs/>
        </w:rPr>
        <w:t>……..</w:t>
      </w:r>
    </w:p>
    <w:p w:rsidR="00C272F3" w:rsidRDefault="00C272F3" w:rsidP="00196463">
      <w:pPr>
        <w:ind w:left="720"/>
      </w:pPr>
      <w:r>
        <w:rPr>
          <w:cs/>
        </w:rPr>
        <w:t>……..</w:t>
      </w:r>
    </w:p>
    <w:p w:rsidR="00C272F3" w:rsidRPr="00B255F6" w:rsidRDefault="00C272F3" w:rsidP="00196463">
      <w:pPr>
        <w:ind w:left="720"/>
      </w:pPr>
    </w:p>
    <w:p w:rsidR="00B255F6" w:rsidRPr="007E1467" w:rsidRDefault="00B255F6" w:rsidP="00196463">
      <w:pPr>
        <w:ind w:left="720"/>
      </w:pPr>
    </w:p>
    <w:p w:rsidR="00DB74B9" w:rsidRPr="007E1467" w:rsidRDefault="000F144E" w:rsidP="00196463">
      <w:pPr>
        <w:ind w:left="720"/>
        <w:rPr>
          <w:rFonts w:eastAsiaTheme="majorEastAsia"/>
        </w:rPr>
      </w:pPr>
      <w:r w:rsidRPr="007E1467">
        <w:rPr>
          <w:cs/>
        </w:rPr>
        <w:t>ผู้ใช้สามารถ</w:t>
      </w:r>
      <w:r w:rsidR="00907F36" w:rsidRPr="007E1467">
        <w:rPr>
          <w:cs/>
        </w:rPr>
        <w:t xml:space="preserve">......................... </w:t>
      </w:r>
      <w:r w:rsidR="00091C0A" w:rsidRPr="007E1467">
        <w:rPr>
          <w:rFonts w:eastAsiaTheme="majorEastAsia"/>
          <w:cs/>
        </w:rPr>
        <w:t>ประกอบด้วย</w:t>
      </w:r>
    </w:p>
    <w:p w:rsidR="00091C0A" w:rsidRPr="00C272F3" w:rsidRDefault="00091C0A" w:rsidP="00196463">
      <w:pPr>
        <w:ind w:left="720"/>
        <w:rPr>
          <w:rFonts w:eastAsiaTheme="majorEastAsia"/>
        </w:rPr>
      </w:pPr>
      <w:r w:rsidRPr="007E1467">
        <w:rPr>
          <w:cs/>
        </w:rPr>
        <w:t>ข้อมูล</w:t>
      </w:r>
      <w:r w:rsidR="00884444" w:rsidRPr="007E1467">
        <w:rPr>
          <w:cs/>
        </w:rPr>
        <w:t>.........................</w:t>
      </w:r>
    </w:p>
    <w:p w:rsidR="00C272F3" w:rsidRPr="007E1467" w:rsidRDefault="00C272F3" w:rsidP="00196463">
      <w:pPr>
        <w:ind w:left="720"/>
        <w:rPr>
          <w:rFonts w:eastAsiaTheme="majorEastAsia"/>
        </w:rPr>
      </w:pPr>
    </w:p>
    <w:p w:rsidR="00225851" w:rsidRPr="007E1467" w:rsidRDefault="00884444" w:rsidP="00196463">
      <w:pPr>
        <w:ind w:left="720"/>
      </w:pPr>
      <w:r w:rsidRPr="007E1467">
        <w:rPr>
          <w:cs/>
        </w:rPr>
        <w:t>................................</w:t>
      </w:r>
    </w:p>
    <w:p w:rsidR="00516E56" w:rsidRPr="00516E56" w:rsidRDefault="00225851" w:rsidP="00196463">
      <w:pPr>
        <w:ind w:left="720"/>
      </w:pPr>
      <w:r w:rsidRPr="007E1467">
        <w:rPr>
          <w:cs/>
        </w:rPr>
        <w:t>……………………………………………….</w:t>
      </w:r>
      <w:r w:rsidR="00516E56" w:rsidRPr="00516E56">
        <w:rPr>
          <w:cs/>
        </w:rPr>
        <w:t>............</w:t>
      </w:r>
      <w:r w:rsidR="007251B8" w:rsidRPr="00516E56">
        <w:rPr>
          <w:cs/>
        </w:rPr>
        <w:t>......................</w:t>
      </w:r>
      <w:r w:rsidR="00516E56" w:rsidRPr="00516E56">
        <w:rPr>
          <w:cs/>
        </w:rPr>
        <w:t xml:space="preserve"> ……………………………...........................................................................................................</w:t>
      </w:r>
    </w:p>
    <w:p w:rsidR="007251B8" w:rsidRPr="007E1467" w:rsidRDefault="00526BCE" w:rsidP="00196463">
      <w:pPr>
        <w:ind w:left="720"/>
      </w:pPr>
      <w:r w:rsidRPr="007E1467">
        <w:rPr>
          <w:cs/>
        </w:rPr>
        <w:t>……………………………….</w:t>
      </w:r>
      <w:r w:rsidRPr="00516E56">
        <w:rPr>
          <w:cs/>
        </w:rPr>
        <w:t>.................................. ……………………………...........................................................................................................</w:t>
      </w:r>
    </w:p>
    <w:p w:rsidR="006F4E53" w:rsidRPr="007E1467" w:rsidRDefault="006F4E53" w:rsidP="00196463">
      <w:pPr>
        <w:ind w:left="720"/>
      </w:pPr>
      <w:bookmarkStart w:id="112" w:name="_Toc409752711"/>
      <w:bookmarkStart w:id="113" w:name="_Toc409753123"/>
      <w:bookmarkStart w:id="114" w:name="_Toc416273318"/>
      <w:bookmarkStart w:id="115" w:name="_Toc416341116"/>
      <w:bookmarkStart w:id="116" w:name="_Toc420265812"/>
      <w:bookmarkStart w:id="117" w:name="_Toc420387302"/>
      <w:bookmarkStart w:id="118" w:name="_Toc420485898"/>
      <w:bookmarkStart w:id="119" w:name="_Toc420525055"/>
      <w:bookmarkStart w:id="120" w:name="_Toc420734865"/>
      <w:bookmarkStart w:id="121" w:name="_Toc420739358"/>
      <w:bookmarkStart w:id="122" w:name="_Toc453667470"/>
      <w:bookmarkStart w:id="123" w:name="_Toc453683029"/>
      <w:bookmarkStart w:id="124" w:name="_Toc453683441"/>
      <w:bookmarkStart w:id="125" w:name="_Toc453683701"/>
      <w:bookmarkStart w:id="126" w:name="_Toc487543089"/>
      <w:r w:rsidRPr="007E1467">
        <w:rPr>
          <w:cs/>
        </w:rPr>
        <w:t>..................</w:t>
      </w:r>
    </w:p>
    <w:p w:rsidR="006F4E53" w:rsidRPr="007E1467" w:rsidRDefault="006F4E53" w:rsidP="00196463">
      <w:pPr>
        <w:ind w:left="720"/>
      </w:pPr>
      <w:r w:rsidRPr="007E1467">
        <w:rPr>
          <w:cs/>
        </w:rPr>
        <w:t>.................</w:t>
      </w:r>
    </w:p>
    <w:p w:rsidR="00AA2667" w:rsidRPr="007E1467" w:rsidRDefault="00D7340B" w:rsidP="00991A87">
      <w:pPr>
        <w:pStyle w:val="Heading3"/>
      </w:pPr>
      <w:r w:rsidRPr="007E1467">
        <w:rPr>
          <w:cs/>
        </w:rPr>
        <w:t>ขอบเขตของระบบหรือส่วนของระบบ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r w:rsidR="002C17C9" w:rsidRPr="007E1467">
        <w:rPr>
          <w:cs/>
        </w:rPr>
        <w:t>สารสนเทศที่ 2 (ถ้ามี)</w:t>
      </w:r>
      <w:bookmarkEnd w:id="122"/>
      <w:bookmarkEnd w:id="123"/>
      <w:bookmarkEnd w:id="124"/>
      <w:bookmarkEnd w:id="125"/>
      <w:bookmarkEnd w:id="126"/>
    </w:p>
    <w:p w:rsidR="001641E1" w:rsidRPr="007E1467" w:rsidRDefault="001641E1" w:rsidP="00991A87">
      <w:pPr>
        <w:spacing w:line="240" w:lineRule="auto"/>
        <w:ind w:firstLine="720"/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424A26" w:rsidRPr="00424A26">
        <w:rPr>
          <w:color w:val="FF0000"/>
          <w:cs/>
        </w:rPr>
        <w:t xml:space="preserve"> </w:t>
      </w:r>
      <w:r w:rsidR="00424A26" w:rsidRPr="007E1467">
        <w:rPr>
          <w:color w:val="FF0000"/>
          <w:cs/>
        </w:rPr>
        <w:t>................................................................................</w:t>
      </w:r>
      <w:r w:rsidRPr="007E1467">
        <w:rPr>
          <w:color w:val="FF0000"/>
          <w:cs/>
        </w:rPr>
        <w:t>...............................................</w:t>
      </w:r>
    </w:p>
    <w:p w:rsidR="00C272F3" w:rsidRPr="007E1467" w:rsidRDefault="00C272F3" w:rsidP="00C272F3">
      <w:pPr>
        <w:pStyle w:val="ListParagraph"/>
        <w:numPr>
          <w:ilvl w:val="3"/>
          <w:numId w:val="359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lastRenderedPageBreak/>
        <w:t>ผู้ใช้สามารถ.........................</w:t>
      </w:r>
    </w:p>
    <w:p w:rsidR="00C272F3" w:rsidRDefault="00C272F3" w:rsidP="00C272F3">
      <w:pPr>
        <w:pStyle w:val="ListParagraph"/>
        <w:numPr>
          <w:ilvl w:val="3"/>
          <w:numId w:val="359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ผู้ใช้สามารถ.........................</w:t>
      </w:r>
    </w:p>
    <w:p w:rsidR="00C272F3" w:rsidRPr="00C22CD9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…………………………….</w:t>
      </w:r>
      <w:r w:rsidRPr="007E1467">
        <w:rPr>
          <w:color w:val="FF0000"/>
          <w:cs/>
        </w:rPr>
        <w:t>..........................................................................................................</w:t>
      </w:r>
    </w:p>
    <w:p w:rsidR="00C272F3" w:rsidRDefault="00C272F3" w:rsidP="00C272F3">
      <w:pPr>
        <w:pStyle w:val="ListParagraph"/>
        <w:numPr>
          <w:ilvl w:val="5"/>
          <w:numId w:val="359"/>
        </w:numPr>
        <w:tabs>
          <w:tab w:val="left" w:pos="851"/>
        </w:tabs>
        <w:spacing w:before="0" w:line="240" w:lineRule="auto"/>
        <w:ind w:left="288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272F3" w:rsidRDefault="00C272F3" w:rsidP="00C272F3">
      <w:pPr>
        <w:pStyle w:val="ListParagraph"/>
        <w:numPr>
          <w:ilvl w:val="5"/>
          <w:numId w:val="359"/>
        </w:numPr>
        <w:tabs>
          <w:tab w:val="left" w:pos="851"/>
        </w:tabs>
        <w:spacing w:before="0" w:line="240" w:lineRule="auto"/>
        <w:ind w:left="288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471DD" w:rsidRPr="00B255F6" w:rsidRDefault="00C471DD" w:rsidP="002F37E1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>
        <w:rPr>
          <w:rFonts w:cs="TH SarabunPSK"/>
          <w:color w:val="FF0000"/>
          <w:szCs w:val="32"/>
          <w:cs/>
        </w:rPr>
        <w:t>……..</w:t>
      </w:r>
    </w:p>
    <w:p w:rsidR="00C272F3" w:rsidRPr="007E1467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</w:p>
    <w:p w:rsidR="00C272F3" w:rsidRPr="007E1467" w:rsidRDefault="00C272F3" w:rsidP="00C272F3">
      <w:pPr>
        <w:pStyle w:val="ListParagraph"/>
        <w:numPr>
          <w:ilvl w:val="3"/>
          <w:numId w:val="359"/>
        </w:numPr>
        <w:tabs>
          <w:tab w:val="left" w:pos="851"/>
        </w:tabs>
        <w:spacing w:before="0" w:line="240" w:lineRule="auto"/>
        <w:ind w:left="0" w:firstLine="720"/>
        <w:rPr>
          <w:rFonts w:eastAsiaTheme="majorEastAsia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 xml:space="preserve">ผู้ใช้สามารถ......................... </w:t>
      </w:r>
      <w:r w:rsidRPr="007E1467">
        <w:rPr>
          <w:rFonts w:eastAsiaTheme="majorEastAsia" w:cs="TH SarabunPSK"/>
          <w:color w:val="FF0000"/>
          <w:szCs w:val="32"/>
          <w:cs/>
        </w:rPr>
        <w:t>ประกอบด้วย</w:t>
      </w:r>
    </w:p>
    <w:p w:rsidR="00C272F3" w:rsidRPr="00C272F3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eastAsiaTheme="majorEastAsia"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ข้อมูล.........................</w:t>
      </w:r>
    </w:p>
    <w:p w:rsidR="00C272F3" w:rsidRPr="007E1467" w:rsidRDefault="00C272F3" w:rsidP="00C272F3">
      <w:pPr>
        <w:pStyle w:val="ListParagraph"/>
        <w:numPr>
          <w:ilvl w:val="5"/>
          <w:numId w:val="359"/>
        </w:numPr>
        <w:tabs>
          <w:tab w:val="left" w:pos="851"/>
        </w:tabs>
        <w:spacing w:before="0" w:line="240" w:lineRule="auto"/>
        <w:ind w:left="2880"/>
        <w:rPr>
          <w:rFonts w:eastAsiaTheme="majorEastAsia" w:cs="TH SarabunPSK"/>
          <w:color w:val="FF0000"/>
          <w:szCs w:val="32"/>
        </w:rPr>
      </w:pPr>
    </w:p>
    <w:p w:rsidR="00C272F3" w:rsidRPr="007E1467" w:rsidRDefault="00C272F3" w:rsidP="00C272F3">
      <w:pPr>
        <w:pStyle w:val="ListParagraph"/>
        <w:numPr>
          <w:ilvl w:val="4"/>
          <w:numId w:val="359"/>
        </w:numPr>
        <w:tabs>
          <w:tab w:val="left" w:pos="851"/>
        </w:tabs>
        <w:spacing w:before="0" w:line="240" w:lineRule="auto"/>
        <w:ind w:left="0" w:firstLine="99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</w:t>
      </w:r>
    </w:p>
    <w:p w:rsidR="001C2674" w:rsidRPr="007E1467" w:rsidDel="00AA2667" w:rsidRDefault="0072715B">
      <w:pPr>
        <w:pStyle w:val="Heading2"/>
        <w:rPr>
          <w:del w:id="127" w:author="Pahommie" w:date="2014-11-07T11:44:00Z"/>
        </w:rPr>
        <w:pPrChange w:id="128" w:author="Pahommie" w:date="2014-11-07T11:50:00Z">
          <w:pPr>
            <w:pStyle w:val="Heading3"/>
          </w:pPr>
        </w:pPrChange>
      </w:pPr>
      <w:r w:rsidRPr="007E1467" w:rsidDel="00C81FF6">
        <w:rPr>
          <w:cs/>
        </w:rPr>
        <w:t xml:space="preserve"> </w:t>
      </w:r>
      <w:del w:id="129" w:author="Pahommie" w:date="2014-11-07T11:31:00Z">
        <w:r w:rsidR="001C2674" w:rsidRPr="007E1467" w:rsidDel="00C81FF6">
          <w:rPr>
            <w:cs/>
          </w:rPr>
          <w:delText>[ชื่อระบบสารสนเทศ]</w:delText>
        </w:r>
      </w:del>
      <w:bookmarkStart w:id="130" w:name="_Toc410779711"/>
      <w:bookmarkStart w:id="131" w:name="_Toc413337316"/>
      <w:bookmarkStart w:id="132" w:name="_Toc413338031"/>
      <w:bookmarkStart w:id="133" w:name="_Toc420387303"/>
      <w:bookmarkStart w:id="134" w:name="_Toc420485899"/>
      <w:bookmarkStart w:id="135" w:name="_Toc420524897"/>
      <w:bookmarkStart w:id="136" w:name="_Toc420525056"/>
      <w:bookmarkStart w:id="137" w:name="_Toc420734866"/>
      <w:bookmarkStart w:id="138" w:name="_Toc420738569"/>
      <w:bookmarkStart w:id="139" w:name="_Toc420739139"/>
      <w:bookmarkStart w:id="140" w:name="_Toc420739359"/>
      <w:bookmarkStart w:id="141" w:name="_Toc420740480"/>
      <w:bookmarkStart w:id="142" w:name="_Toc424817227"/>
      <w:bookmarkStart w:id="143" w:name="_Toc424817909"/>
      <w:bookmarkStart w:id="144" w:name="_Toc453667207"/>
      <w:bookmarkStart w:id="145" w:name="_Toc453667471"/>
      <w:bookmarkStart w:id="146" w:name="_Toc453683030"/>
      <w:bookmarkStart w:id="147" w:name="_Toc453683370"/>
      <w:bookmarkStart w:id="148" w:name="_Toc453683442"/>
      <w:bookmarkStart w:id="149" w:name="_Toc453683702"/>
      <w:bookmarkStart w:id="150" w:name="_Toc487543090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1C2674" w:rsidRPr="007E1467" w:rsidDel="00133669" w:rsidRDefault="001C2674">
      <w:pPr>
        <w:pStyle w:val="Heading2"/>
        <w:rPr>
          <w:del w:id="151" w:author="Pahommie" w:date="2014-11-04T17:13:00Z"/>
        </w:rPr>
        <w:pPrChange w:id="152" w:author="Pahommie" w:date="2014-11-07T11:50:00Z">
          <w:pPr>
            <w:ind w:firstLine="720"/>
          </w:pPr>
        </w:pPrChange>
      </w:pPr>
      <w:del w:id="153" w:author="Pahommie" w:date="2014-11-07T11:31:00Z">
        <w:r w:rsidRPr="007E1467" w:rsidDel="00C81FF6">
          <w:rPr>
            <w:cs/>
          </w:rPr>
          <w:delText>ในกรณที่นิสิตทำระบบสารสนเทศ กรณีที่ทำงานหลายระบบ</w:delText>
        </w:r>
      </w:del>
      <w:bookmarkStart w:id="154" w:name="_Toc410779712"/>
      <w:bookmarkStart w:id="155" w:name="_Toc413337317"/>
      <w:bookmarkStart w:id="156" w:name="_Toc413338032"/>
      <w:bookmarkStart w:id="157" w:name="_Toc420387304"/>
      <w:bookmarkStart w:id="158" w:name="_Toc420485900"/>
      <w:bookmarkStart w:id="159" w:name="_Toc420524898"/>
      <w:bookmarkStart w:id="160" w:name="_Toc420525057"/>
      <w:bookmarkStart w:id="161" w:name="_Toc420734867"/>
      <w:bookmarkStart w:id="162" w:name="_Toc420738570"/>
      <w:bookmarkStart w:id="163" w:name="_Toc420739140"/>
      <w:bookmarkStart w:id="164" w:name="_Toc420739360"/>
      <w:bookmarkStart w:id="165" w:name="_Toc420740481"/>
      <w:bookmarkStart w:id="166" w:name="_Toc424817228"/>
      <w:bookmarkStart w:id="167" w:name="_Toc424817910"/>
      <w:bookmarkStart w:id="168" w:name="_Toc453667208"/>
      <w:bookmarkStart w:id="169" w:name="_Toc453667472"/>
      <w:bookmarkStart w:id="170" w:name="_Toc453683031"/>
      <w:bookmarkStart w:id="171" w:name="_Toc453683371"/>
      <w:bookmarkStart w:id="172" w:name="_Toc453683443"/>
      <w:bookmarkStart w:id="173" w:name="_Toc453683703"/>
      <w:bookmarkStart w:id="174" w:name="_Toc487543091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1C2674" w:rsidRPr="007E1467" w:rsidDel="00D334DA" w:rsidRDefault="001C2674">
      <w:pPr>
        <w:pStyle w:val="Heading2"/>
        <w:rPr>
          <w:del w:id="175" w:author="Pahommie" w:date="2014-11-04T17:13:00Z"/>
        </w:rPr>
        <w:pPrChange w:id="176" w:author="Pahommie" w:date="2014-11-07T11:50:00Z">
          <w:pPr>
            <w:pStyle w:val="Heading3"/>
          </w:pPr>
        </w:pPrChange>
      </w:pPr>
      <w:del w:id="177" w:author="Pahommie" w:date="2014-11-04T17:13:00Z">
        <w:r w:rsidRPr="007E1467" w:rsidDel="00D334DA">
          <w:rPr>
            <w:cs/>
          </w:rPr>
          <w:delText>ขอบเขตหน้าที่ของการทำงานการทดสอบระบบ</w:delText>
        </w:r>
        <w:bookmarkStart w:id="178" w:name="_Toc410779713"/>
        <w:bookmarkStart w:id="179" w:name="_Toc413337318"/>
        <w:bookmarkStart w:id="180" w:name="_Toc413338033"/>
        <w:bookmarkStart w:id="181" w:name="_Toc420387305"/>
        <w:bookmarkStart w:id="182" w:name="_Toc420485901"/>
        <w:bookmarkStart w:id="183" w:name="_Toc420524899"/>
        <w:bookmarkStart w:id="184" w:name="_Toc420525058"/>
        <w:bookmarkStart w:id="185" w:name="_Toc420734868"/>
        <w:bookmarkStart w:id="186" w:name="_Toc420738571"/>
        <w:bookmarkStart w:id="187" w:name="_Toc420739141"/>
        <w:bookmarkStart w:id="188" w:name="_Toc420739361"/>
        <w:bookmarkStart w:id="189" w:name="_Toc420740482"/>
        <w:bookmarkStart w:id="190" w:name="_Toc424817229"/>
        <w:bookmarkStart w:id="191" w:name="_Toc424817911"/>
        <w:bookmarkStart w:id="192" w:name="_Toc453667209"/>
        <w:bookmarkStart w:id="193" w:name="_Toc453667473"/>
        <w:bookmarkStart w:id="194" w:name="_Toc453683032"/>
        <w:bookmarkStart w:id="195" w:name="_Toc453683372"/>
        <w:bookmarkStart w:id="196" w:name="_Toc453683444"/>
        <w:bookmarkStart w:id="197" w:name="_Toc453683704"/>
        <w:bookmarkStart w:id="198" w:name="_Toc487543092"/>
        <w:bookmarkEnd w:id="178"/>
        <w:bookmarkEnd w:id="179"/>
        <w:bookmarkEnd w:id="180"/>
        <w:bookmarkEnd w:id="181"/>
        <w:bookmarkEnd w:id="182"/>
        <w:bookmarkEnd w:id="183"/>
        <w:bookmarkEnd w:id="184"/>
        <w:bookmarkEnd w:id="185"/>
        <w:bookmarkEnd w:id="186"/>
        <w:bookmarkEnd w:id="187"/>
        <w:bookmarkEnd w:id="188"/>
        <w:bookmarkEnd w:id="189"/>
        <w:bookmarkEnd w:id="190"/>
        <w:bookmarkEnd w:id="191"/>
        <w:bookmarkEnd w:id="192"/>
        <w:bookmarkEnd w:id="193"/>
        <w:bookmarkEnd w:id="194"/>
        <w:bookmarkEnd w:id="195"/>
        <w:bookmarkEnd w:id="196"/>
        <w:bookmarkEnd w:id="197"/>
        <w:bookmarkEnd w:id="198"/>
      </w:del>
    </w:p>
    <w:p w:rsidR="001C2674" w:rsidRPr="007E1467" w:rsidDel="00AA2667" w:rsidRDefault="001C2674">
      <w:pPr>
        <w:pStyle w:val="Heading2"/>
        <w:rPr>
          <w:del w:id="199" w:author="Pahommie" w:date="2014-11-07T11:50:00Z"/>
        </w:rPr>
        <w:pPrChange w:id="200" w:author="Pahommie" w:date="2014-11-07T11:50:00Z">
          <w:pPr>
            <w:ind w:firstLine="720"/>
          </w:pPr>
        </w:pPrChange>
      </w:pPr>
      <w:del w:id="201" w:author="Pahommie" w:date="2014-11-04T17:13:00Z">
        <w:r w:rsidRPr="007E1467" w:rsidDel="00D334DA">
          <w:rPr>
            <w:cs/>
          </w:rPr>
          <w:delText>ในกรณีที่นิสิตทำหน้าที่การทดสอบระบบ</w:delText>
        </w:r>
      </w:del>
      <w:bookmarkStart w:id="202" w:name="_Toc410779714"/>
      <w:bookmarkStart w:id="203" w:name="_Toc413337319"/>
      <w:bookmarkStart w:id="204" w:name="_Toc413338034"/>
      <w:bookmarkStart w:id="205" w:name="_Toc420387306"/>
      <w:bookmarkStart w:id="206" w:name="_Toc420485902"/>
      <w:bookmarkStart w:id="207" w:name="_Toc420524900"/>
      <w:bookmarkStart w:id="208" w:name="_Toc420525059"/>
      <w:bookmarkStart w:id="209" w:name="_Toc420734869"/>
      <w:bookmarkStart w:id="210" w:name="_Toc420738572"/>
      <w:bookmarkStart w:id="211" w:name="_Toc420739142"/>
      <w:bookmarkStart w:id="212" w:name="_Toc420739362"/>
      <w:bookmarkStart w:id="213" w:name="_Toc420740483"/>
      <w:bookmarkStart w:id="214" w:name="_Toc424817230"/>
      <w:bookmarkStart w:id="215" w:name="_Toc424817912"/>
      <w:bookmarkStart w:id="216" w:name="_Toc453667210"/>
      <w:bookmarkStart w:id="217" w:name="_Toc453667474"/>
      <w:bookmarkStart w:id="218" w:name="_Toc453683033"/>
      <w:bookmarkStart w:id="219" w:name="_Toc453683373"/>
      <w:bookmarkStart w:id="220" w:name="_Toc453683445"/>
      <w:bookmarkStart w:id="221" w:name="_Toc453683705"/>
      <w:bookmarkStart w:id="222" w:name="_Toc487543093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:rsidR="001C2674" w:rsidRPr="007E1467" w:rsidDel="00D334DA" w:rsidRDefault="001C2674">
      <w:pPr>
        <w:pStyle w:val="Heading2"/>
        <w:rPr>
          <w:del w:id="223" w:author="Pahommie" w:date="2014-11-04T17:13:00Z"/>
        </w:rPr>
        <w:pPrChange w:id="224" w:author="Pahommie" w:date="2014-11-07T11:50:00Z">
          <w:pPr>
            <w:pStyle w:val="Heading3"/>
          </w:pPr>
        </w:pPrChange>
      </w:pPr>
      <w:del w:id="225" w:author="Pahommie" w:date="2014-11-04T17:13:00Z">
        <w:r w:rsidRPr="007E1467" w:rsidDel="00D334DA">
          <w:rPr>
            <w:cs/>
          </w:rPr>
          <w:delText>ขอบเขต</w:delText>
        </w:r>
        <w:r w:rsidR="000D0C94" w:rsidRPr="007E1467" w:rsidDel="00D334DA">
          <w:rPr>
            <w:cs/>
          </w:rPr>
          <w:delText>ของการทำงานการทำงานฝ่ายสนับสนุน</w:delText>
        </w:r>
        <w:bookmarkStart w:id="226" w:name="_Toc410779715"/>
        <w:bookmarkStart w:id="227" w:name="_Toc413337320"/>
        <w:bookmarkStart w:id="228" w:name="_Toc413338035"/>
        <w:bookmarkStart w:id="229" w:name="_Toc420387307"/>
        <w:bookmarkStart w:id="230" w:name="_Toc420485903"/>
        <w:bookmarkStart w:id="231" w:name="_Toc420524901"/>
        <w:bookmarkStart w:id="232" w:name="_Toc420525060"/>
        <w:bookmarkStart w:id="233" w:name="_Toc420734870"/>
        <w:bookmarkStart w:id="234" w:name="_Toc420738573"/>
        <w:bookmarkStart w:id="235" w:name="_Toc420739143"/>
        <w:bookmarkStart w:id="236" w:name="_Toc420739363"/>
        <w:bookmarkStart w:id="237" w:name="_Toc420740484"/>
        <w:bookmarkStart w:id="238" w:name="_Toc424817231"/>
        <w:bookmarkStart w:id="239" w:name="_Toc424817913"/>
        <w:bookmarkStart w:id="240" w:name="_Toc453667211"/>
        <w:bookmarkStart w:id="241" w:name="_Toc453667475"/>
        <w:bookmarkStart w:id="242" w:name="_Toc453683034"/>
        <w:bookmarkStart w:id="243" w:name="_Toc453683374"/>
        <w:bookmarkStart w:id="244" w:name="_Toc453683446"/>
        <w:bookmarkStart w:id="245" w:name="_Toc453683706"/>
        <w:bookmarkStart w:id="246" w:name="_Toc487543094"/>
        <w:bookmarkEnd w:id="226"/>
        <w:bookmarkEnd w:id="227"/>
        <w:bookmarkEnd w:id="228"/>
        <w:bookmarkEnd w:id="229"/>
        <w:bookmarkEnd w:id="230"/>
        <w:bookmarkEnd w:id="231"/>
        <w:bookmarkEnd w:id="232"/>
        <w:bookmarkEnd w:id="233"/>
        <w:bookmarkEnd w:id="234"/>
        <w:bookmarkEnd w:id="235"/>
        <w:bookmarkEnd w:id="236"/>
        <w:bookmarkEnd w:id="237"/>
        <w:bookmarkEnd w:id="238"/>
        <w:bookmarkEnd w:id="239"/>
        <w:bookmarkEnd w:id="240"/>
        <w:bookmarkEnd w:id="241"/>
        <w:bookmarkEnd w:id="242"/>
        <w:bookmarkEnd w:id="243"/>
        <w:bookmarkEnd w:id="244"/>
        <w:bookmarkEnd w:id="245"/>
        <w:bookmarkEnd w:id="246"/>
      </w:del>
    </w:p>
    <w:p w:rsidR="007B4B38" w:rsidRPr="007E1467" w:rsidRDefault="002D5466" w:rsidP="00991A87">
      <w:pPr>
        <w:pStyle w:val="Heading2"/>
      </w:pPr>
      <w:bookmarkStart w:id="247" w:name="_Toc420265817"/>
      <w:bookmarkStart w:id="248" w:name="_Toc487543095"/>
      <w:r w:rsidRPr="007E1467">
        <w:rPr>
          <w:cs/>
        </w:rPr>
        <w:t>แผนใน</w:t>
      </w:r>
      <w:bookmarkEnd w:id="247"/>
      <w:r w:rsidR="003D63AD" w:rsidRPr="007E1467">
        <w:rPr>
          <w:cs/>
        </w:rPr>
        <w:t>การปฏิบัติงาน</w:t>
      </w:r>
      <w:r w:rsidR="00FF74A9" w:rsidRPr="007E1467">
        <w:rPr>
          <w:cs/>
        </w:rPr>
        <w:t>สหกิจศึกษา</w:t>
      </w:r>
      <w:bookmarkEnd w:id="248"/>
    </w:p>
    <w:p w:rsidR="00424A26" w:rsidRDefault="00CF472E" w:rsidP="00991A87">
      <w:pPr>
        <w:pStyle w:val="a1"/>
        <w:ind w:firstLine="720"/>
      </w:pPr>
      <w:bookmarkStart w:id="249" w:name="_Toc420526494"/>
      <w:bookmarkStart w:id="250" w:name="_Toc420530166"/>
      <w:bookmarkStart w:id="251" w:name="_Toc420530185"/>
      <w:bookmarkStart w:id="252" w:name="_Toc420530461"/>
      <w:bookmarkStart w:id="253" w:name="_Toc420530480"/>
      <w:bookmarkStart w:id="254" w:name="_Toc420530499"/>
      <w:bookmarkStart w:id="255" w:name="_Toc420530518"/>
      <w:bookmarkStart w:id="256" w:name="_Toc420542593"/>
      <w:bookmarkStart w:id="257" w:name="_Toc420543124"/>
      <w:bookmarkStart w:id="258" w:name="_Toc420543186"/>
      <w:bookmarkStart w:id="259" w:name="_Toc424818439"/>
      <w:bookmarkStart w:id="260" w:name="_Toc487546662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1641E1" w:rsidRPr="007E1467">
        <w:rPr>
          <w:color w:val="FF0000"/>
          <w:cs/>
        </w:rPr>
        <w:t xml:space="preserve"> ............................</w:t>
      </w:r>
      <w:r w:rsidR="005877DB" w:rsidRPr="007E1467">
        <w:rPr>
          <w:cs/>
        </w:rPr>
        <w:t xml:space="preserve"> </w:t>
      </w:r>
    </w:p>
    <w:p w:rsidR="00C6788E" w:rsidRPr="007E1467" w:rsidRDefault="005F715F" w:rsidP="00B957B4">
      <w:pPr>
        <w:pStyle w:val="a1"/>
      </w:pPr>
      <w:r w:rsidRPr="007E1467">
        <w:rPr>
          <w:cs/>
        </w:rPr>
        <w:t xml:space="preserve">ตารางที่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402ED5">
        <w:rPr>
          <w:noProof/>
          <w:cs/>
        </w:rPr>
        <w:t>1</w:t>
      </w:r>
      <w:r w:rsidR="000976E2">
        <w:rPr>
          <w:noProof/>
        </w:rPr>
        <w:fldChar w:fldCharType="end"/>
      </w:r>
      <w:r w:rsidR="00402ED5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ตารางที่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402ED5">
        <w:rPr>
          <w:noProof/>
          <w:cs/>
        </w:rPr>
        <w:t>1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</w:t>
      </w:r>
      <w:r w:rsidR="00C6788E" w:rsidRPr="007E1467">
        <w:rPr>
          <w:cs/>
        </w:rPr>
        <w:t>แผนปฏิบัติงานสหกิจ</w:t>
      </w:r>
      <w:r w:rsidR="005F01E1" w:rsidRPr="007E1467">
        <w:rPr>
          <w:cs/>
        </w:rPr>
        <w:t>ศึกษา</w:t>
      </w:r>
      <w:r w:rsidR="00C6788E" w:rsidRPr="007E1467">
        <w:rPr>
          <w:cs/>
        </w:rPr>
        <w:t xml:space="preserve"> ครั้งที่ 1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25"/>
        <w:gridCol w:w="5024"/>
        <w:gridCol w:w="761"/>
        <w:gridCol w:w="697"/>
        <w:gridCol w:w="697"/>
        <w:gridCol w:w="768"/>
      </w:tblGrid>
      <w:tr w:rsidR="00B34504" w:rsidRPr="00B34504" w:rsidTr="00B34504">
        <w:trPr>
          <w:trHeight w:val="683"/>
          <w:tblHeader/>
          <w:jc w:val="center"/>
        </w:trPr>
        <w:tc>
          <w:tcPr>
            <w:tcW w:w="5000" w:type="pct"/>
            <w:gridSpan w:val="6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แผนปฏิบัติงานสหกิจศึกษา</w:t>
            </w:r>
          </w:p>
        </w:tc>
      </w:tr>
      <w:tr w:rsidR="00B34504" w:rsidRPr="00B34504" w:rsidTr="00B34504">
        <w:trPr>
          <w:trHeight w:val="803"/>
          <w:tblHeader/>
          <w:jc w:val="center"/>
        </w:trPr>
        <w:tc>
          <w:tcPr>
            <w:tcW w:w="3352" w:type="pct"/>
            <w:gridSpan w:val="2"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ก.ย.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B34504" w:rsidRPr="00B34504" w:rsidTr="00B34504">
        <w:trPr>
          <w:trHeight w:val="803"/>
          <w:jc w:val="center"/>
        </w:trPr>
        <w:tc>
          <w:tcPr>
            <w:tcW w:w="521" w:type="pct"/>
            <w:vAlign w:val="center"/>
          </w:tcPr>
          <w:p w:rsidR="00B34504" w:rsidRPr="00B34504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 w:rsidRPr="00B34504"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830" w:type="pct"/>
            <w:noWrap/>
            <w:vAlign w:val="center"/>
          </w:tcPr>
          <w:p w:rsidR="00B34504" w:rsidRPr="00B34504" w:rsidRDefault="00B34504" w:rsidP="00991A87">
            <w:pPr>
              <w:spacing w:before="0"/>
              <w:jc w:val="both"/>
              <w:rPr>
                <w:rFonts w:eastAsiaTheme="minorEastAsia"/>
              </w:rPr>
            </w:pP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B34504" w:rsidTr="00B34504">
        <w:trPr>
          <w:trHeight w:val="803"/>
          <w:jc w:val="center"/>
        </w:trPr>
        <w:tc>
          <w:tcPr>
            <w:tcW w:w="521" w:type="pct"/>
            <w:vAlign w:val="center"/>
          </w:tcPr>
          <w:p w:rsidR="00B34504" w:rsidRPr="00B34504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830" w:type="pct"/>
            <w:noWrap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1057"/>
              <w:jc w:val="center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B34504" w:rsidTr="00B34504">
        <w:trPr>
          <w:trHeight w:val="803"/>
          <w:jc w:val="center"/>
        </w:trPr>
        <w:tc>
          <w:tcPr>
            <w:tcW w:w="521" w:type="pct"/>
            <w:vAlign w:val="center"/>
          </w:tcPr>
          <w:p w:rsidR="00B34504" w:rsidRPr="00B34504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830" w:type="pct"/>
            <w:noWrap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1057"/>
              <w:jc w:val="center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</w:tbl>
    <w:p w:rsidR="006B6D45" w:rsidRDefault="006B6D45" w:rsidP="00991A87">
      <w:pPr>
        <w:pStyle w:val="a1"/>
      </w:pPr>
      <w:bookmarkStart w:id="261" w:name="_Toc424818440"/>
      <w:bookmarkStart w:id="262" w:name="_Toc487546663"/>
      <w:r w:rsidRPr="007E1467">
        <w:rPr>
          <w:cs/>
        </w:rPr>
        <w:t xml:space="preserve">ตารางที่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402ED5">
        <w:rPr>
          <w:noProof/>
          <w:cs/>
        </w:rPr>
        <w:t>1</w:t>
      </w:r>
      <w:r w:rsidR="000976E2">
        <w:rPr>
          <w:noProof/>
        </w:rPr>
        <w:fldChar w:fldCharType="end"/>
      </w:r>
      <w:r w:rsidR="00402ED5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ตารางที่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402ED5">
        <w:rPr>
          <w:noProof/>
          <w:cs/>
        </w:rPr>
        <w:t>2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แผนปฏิบัติงานสหกิจศึกษา ครั้งที่ 1 (ต่อ)</w:t>
      </w:r>
      <w:bookmarkEnd w:id="261"/>
      <w:bookmarkEnd w:id="262"/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739"/>
        <w:gridCol w:w="5210"/>
        <w:gridCol w:w="761"/>
        <w:gridCol w:w="697"/>
        <w:gridCol w:w="697"/>
        <w:gridCol w:w="768"/>
      </w:tblGrid>
      <w:tr w:rsidR="00B34504" w:rsidRPr="007E1467" w:rsidTr="00736BC5">
        <w:trPr>
          <w:trHeight w:val="683"/>
          <w:tblHeader/>
          <w:jc w:val="center"/>
        </w:trPr>
        <w:tc>
          <w:tcPr>
            <w:tcW w:w="5000" w:type="pct"/>
            <w:gridSpan w:val="6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 w:hint="cs"/>
                <w:b/>
                <w:bCs/>
                <w:cs/>
              </w:rPr>
              <w:lastRenderedPageBreak/>
              <w:t>แผนปฏิบัติงานสหกิจศึกษา</w:t>
            </w:r>
          </w:p>
        </w:tc>
      </w:tr>
      <w:tr w:rsidR="00B34504" w:rsidRPr="007E1467" w:rsidTr="00B34504">
        <w:trPr>
          <w:trHeight w:val="803"/>
          <w:tblHeader/>
          <w:jc w:val="center"/>
        </w:trPr>
        <w:tc>
          <w:tcPr>
            <w:tcW w:w="3352" w:type="pct"/>
            <w:gridSpan w:val="2"/>
            <w:vAlign w:val="center"/>
          </w:tcPr>
          <w:p w:rsidR="00B34504" w:rsidRPr="00B34504" w:rsidRDefault="00B34504" w:rsidP="00991A87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429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ก.ย.</w:t>
            </w:r>
          </w:p>
        </w:tc>
        <w:tc>
          <w:tcPr>
            <w:tcW w:w="39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433" w:type="pct"/>
            <w:vAlign w:val="center"/>
          </w:tcPr>
          <w:p w:rsidR="00B34504" w:rsidRPr="00B34504" w:rsidRDefault="00B34504" w:rsidP="00991A87">
            <w:pPr>
              <w:spacing w:after="0"/>
              <w:jc w:val="center"/>
              <w:rPr>
                <w:rFonts w:eastAsiaTheme="minorEastAsia"/>
                <w:b/>
                <w:b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  <w:tr w:rsidR="00B34504" w:rsidRPr="007E1467" w:rsidTr="00B34504">
        <w:trPr>
          <w:trHeight w:val="803"/>
          <w:jc w:val="center"/>
        </w:trPr>
        <w:tc>
          <w:tcPr>
            <w:tcW w:w="416" w:type="pct"/>
          </w:tcPr>
          <w:p w:rsidR="00B34504" w:rsidRPr="007E1467" w:rsidRDefault="00B34504" w:rsidP="00991A87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935" w:type="pct"/>
            <w:noWrap/>
          </w:tcPr>
          <w:p w:rsidR="00B34504" w:rsidRPr="007E1467" w:rsidRDefault="00B34504" w:rsidP="00991A87">
            <w:pPr>
              <w:pStyle w:val="ListParagraph"/>
              <w:spacing w:before="0" w:line="240" w:lineRule="auto"/>
              <w:ind w:left="1057"/>
              <w:jc w:val="left"/>
              <w:rPr>
                <w:rFonts w:eastAsiaTheme="minorEastAsia" w:cs="TH SarabunPSK"/>
                <w:szCs w:val="32"/>
              </w:rPr>
            </w:pPr>
          </w:p>
        </w:tc>
        <w:tc>
          <w:tcPr>
            <w:tcW w:w="429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39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" w:type="pct"/>
          </w:tcPr>
          <w:p w:rsidR="00B34504" w:rsidRPr="007E1467" w:rsidRDefault="00B34504" w:rsidP="00991A87">
            <w:pPr>
              <w:jc w:val="center"/>
              <w:rPr>
                <w:rFonts w:eastAsiaTheme="minorEastAsia"/>
              </w:rPr>
            </w:pPr>
          </w:p>
        </w:tc>
      </w:tr>
    </w:tbl>
    <w:p w:rsidR="00B34504" w:rsidRPr="007E1467" w:rsidRDefault="00B34504" w:rsidP="00991A87">
      <w:pPr>
        <w:pStyle w:val="a1"/>
      </w:pPr>
    </w:p>
    <w:p w:rsidR="009F7F5E" w:rsidRPr="007E1467" w:rsidRDefault="009F7F5E" w:rsidP="00991A87">
      <w:pPr>
        <w:pStyle w:val="Heading2"/>
      </w:pPr>
      <w:bookmarkStart w:id="263" w:name="_Toc420265823"/>
      <w:bookmarkStart w:id="264" w:name="_Toc487543096"/>
      <w:r w:rsidRPr="007E1467">
        <w:rPr>
          <w:cs/>
        </w:rPr>
        <w:t>ดัชนีชี้วัดความสำเร็จของ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263"/>
      <w:bookmarkEnd w:id="264"/>
    </w:p>
    <w:p w:rsidR="00C1557A" w:rsidRPr="00A74473" w:rsidRDefault="00C1557A" w:rsidP="00991A87">
      <w:pPr>
        <w:spacing w:line="240" w:lineRule="auto"/>
        <w:ind w:firstLine="720"/>
        <w:rPr>
          <w:color w:val="000000" w:themeColor="text1"/>
        </w:rPr>
      </w:pPr>
      <w:r w:rsidRPr="00A74473">
        <w:rPr>
          <w:rFonts w:hint="cs"/>
          <w:color w:val="000000" w:themeColor="text1"/>
          <w:cs/>
        </w:rPr>
        <w:t>สหกิจศึกษา เป็นระบบการศึกษาที่เน้นในด้านการปฏิบัติงานในสถานประกอบการอย่างมีระบบ เสมือนหนึ่งเป็นพนักงาน (ชั่วคราว) ซึ่งตัวชี้วัดความสำเร็จในการดำเนินงานสหกิจศึกษานั้นได้วิเคราะห์จากแผนการดำเนินงานของผู้ปฏิบัติสหกิจศึกษา ตามวัตถุประสงค์ที่ได้รับดังนี้</w:t>
      </w:r>
    </w:p>
    <w:p w:rsidR="003746FB" w:rsidRPr="003746FB" w:rsidRDefault="003746FB" w:rsidP="000A0E15">
      <w:pPr>
        <w:pStyle w:val="a1"/>
      </w:pPr>
      <w:r w:rsidRPr="003746FB">
        <w:rPr>
          <w:rFonts w:hint="cs"/>
          <w:cs/>
        </w:rPr>
        <w:t xml:space="preserve">เพื่อให้ผู้ปฏิบัติสหกิจศึกษาได้เรียนรู้การเป็นวิศวกรรมซอฟต์แวร์ที่มีความซื่อสัตย์สุจริต มีวินัย และปฏิบัติตามกฏระเบียบขององค์กร สามารถประเมินได้จากบันทึกเวลาทำงาน โดยต้องตรงต่อเวลาในการเข้าทำงานมากกว่าร้อยละ </w:t>
      </w:r>
      <w:r w:rsidRPr="003746FB">
        <w:rPr>
          <w:rFonts w:hint="cs"/>
        </w:rPr>
        <w:t xml:space="preserve">80 </w:t>
      </w:r>
      <w:r w:rsidRPr="003746FB">
        <w:rPr>
          <w:rFonts w:hint="cs"/>
          <w:cs/>
        </w:rPr>
        <w:t>ของเวลาการทำงาน ซึ่งตรวจสอบได้จากบลาๆ</w:t>
      </w:r>
    </w:p>
    <w:p w:rsidR="009F7F5E" w:rsidRPr="003746FB" w:rsidRDefault="00C1557A" w:rsidP="00C1557A">
      <w:pPr>
        <w:pStyle w:val="ListParagraph"/>
        <w:numPr>
          <w:ilvl w:val="0"/>
          <w:numId w:val="362"/>
        </w:numPr>
        <w:spacing w:line="240" w:lineRule="auto"/>
        <w:rPr>
          <w:rFonts w:cs="TH SarabunPSK"/>
          <w:color w:val="000000" w:themeColor="text1"/>
          <w:szCs w:val="32"/>
        </w:rPr>
      </w:pPr>
      <w:bookmarkStart w:id="265" w:name="_GoBack"/>
      <w:bookmarkEnd w:id="265"/>
      <w:r w:rsidRPr="003746FB">
        <w:rPr>
          <w:rFonts w:cs="TH SarabunPSK" w:hint="cs"/>
          <w:color w:val="000000" w:themeColor="text1"/>
          <w:szCs w:val="32"/>
          <w:cs/>
        </w:rPr>
        <w:t>เพื่อให้ผู้ปฏิบัติ</w:t>
      </w:r>
      <w:r w:rsidR="00A74473" w:rsidRPr="003746FB">
        <w:rPr>
          <w:rFonts w:cs="TH SarabunPSK" w:hint="cs"/>
          <w:color w:val="000000" w:themeColor="text1"/>
          <w:szCs w:val="32"/>
          <w:cs/>
        </w:rPr>
        <w:t>สหกิจศึกษามีความสามารถในการพัฒนา</w:t>
      </w:r>
      <w:r w:rsidR="003746FB" w:rsidRPr="003746FB">
        <w:rPr>
          <w:rFonts w:cs="TH SarabunPSK" w:hint="cs"/>
          <w:color w:val="000000" w:themeColor="text1"/>
          <w:szCs w:val="32"/>
          <w:cs/>
        </w:rPr>
        <w:t>โปรแกรม ให้ตรงตามความต้องการ การวิเคราะห์ และออกแบบระบบ โดยสามารถศึกษาได้จากเอกสารหน้า บลาๆ</w:t>
      </w:r>
      <w:r w:rsidR="00625429" w:rsidRPr="003746FB">
        <w:rPr>
          <w:rFonts w:cs="TH SarabunPSK" w:hint="cs"/>
          <w:color w:val="000000" w:themeColor="text1"/>
          <w:szCs w:val="32"/>
          <w:cs/>
        </w:rPr>
        <w:t xml:space="preserve"> </w:t>
      </w:r>
    </w:p>
    <w:p w:rsidR="008379FF" w:rsidRPr="003746FB" w:rsidRDefault="008379FF" w:rsidP="00A74473">
      <w:pPr>
        <w:pStyle w:val="ListParagraph"/>
        <w:numPr>
          <w:ilvl w:val="0"/>
          <w:numId w:val="362"/>
        </w:numPr>
        <w:spacing w:line="240" w:lineRule="auto"/>
        <w:rPr>
          <w:rFonts w:cs="TH SarabunPSK"/>
          <w:color w:val="000000" w:themeColor="text1"/>
          <w:szCs w:val="32"/>
          <w:cs/>
        </w:rPr>
      </w:pPr>
      <w:r w:rsidRPr="003746FB">
        <w:rPr>
          <w:rFonts w:cs="TH SarabunPSK" w:hint="cs"/>
          <w:color w:val="000000" w:themeColor="text1"/>
          <w:szCs w:val="32"/>
          <w:cs/>
        </w:rPr>
        <w:t>เพื่อให้ผูปฏิบัติสหกิจศึกษาสามารถทำงานที่ได้รับมอบหมาย</w:t>
      </w:r>
      <w:r w:rsidR="00A74473" w:rsidRPr="003746FB">
        <w:rPr>
          <w:rFonts w:cs="TH SarabunPSK" w:hint="cs"/>
          <w:color w:val="000000" w:themeColor="text1"/>
          <w:szCs w:val="32"/>
          <w:cs/>
        </w:rPr>
        <w:t>สำเร็จตรงตามเวลา สามารถประเมินได้จากแผนการทำงาน โตยต้อง</w:t>
      </w:r>
      <w:r w:rsidRPr="003746FB">
        <w:rPr>
          <w:rFonts w:cs="TH SarabunPSK" w:hint="cs"/>
          <w:color w:val="000000" w:themeColor="text1"/>
          <w:szCs w:val="32"/>
          <w:cs/>
        </w:rPr>
        <w:t>ส่</w:t>
      </w:r>
      <w:r w:rsidR="00FF603D">
        <w:rPr>
          <w:rFonts w:cs="TH SarabunPSK" w:hint="cs"/>
          <w:color w:val="000000" w:themeColor="text1"/>
          <w:szCs w:val="32"/>
          <w:cs/>
        </w:rPr>
        <w:t>งมอบ</w:t>
      </w:r>
      <w:r w:rsidRPr="003746FB">
        <w:rPr>
          <w:rFonts w:cs="TH SarabunPSK" w:hint="cs"/>
          <w:color w:val="000000" w:themeColor="text1"/>
          <w:szCs w:val="32"/>
          <w:cs/>
        </w:rPr>
        <w:t>งานที่ได้รับมอบหมาย</w:t>
      </w:r>
      <w:r w:rsidRPr="003746FB">
        <w:rPr>
          <w:rFonts w:cs="TH SarabunPSK" w:hint="cs"/>
          <w:color w:val="000000" w:themeColor="text1"/>
          <w:szCs w:val="32"/>
        </w:rPr>
        <w:t xml:space="preserve"> </w:t>
      </w:r>
      <w:r w:rsidRPr="003746FB">
        <w:rPr>
          <w:rFonts w:cs="TH SarabunPSK" w:hint="cs"/>
          <w:color w:val="000000" w:themeColor="text1"/>
          <w:szCs w:val="32"/>
          <w:cs/>
        </w:rPr>
        <w:t xml:space="preserve">ตรงตามเวลาร้อยละ </w:t>
      </w:r>
      <w:r w:rsidRPr="003746FB">
        <w:rPr>
          <w:rFonts w:cs="TH SarabunPSK" w:hint="cs"/>
          <w:color w:val="000000" w:themeColor="text1"/>
          <w:szCs w:val="32"/>
        </w:rPr>
        <w:t xml:space="preserve">80 </w:t>
      </w:r>
      <w:r w:rsidRPr="003746FB">
        <w:rPr>
          <w:rFonts w:cs="TH SarabunPSK" w:hint="cs"/>
          <w:color w:val="000000" w:themeColor="text1"/>
          <w:szCs w:val="32"/>
          <w:cs/>
        </w:rPr>
        <w:t>ซึ่งวัดได้จาก แผนปฏิบัติงานจริง</w:t>
      </w:r>
      <w:r w:rsidR="00A74473" w:rsidRPr="003746FB">
        <w:rPr>
          <w:rFonts w:cs="TH SarabunPSK" w:hint="cs"/>
          <w:color w:val="000000" w:themeColor="text1"/>
          <w:szCs w:val="32"/>
          <w:cs/>
        </w:rPr>
        <w:t>(ประมาณนี้)</w:t>
      </w:r>
    </w:p>
    <w:p w:rsidR="008379FF" w:rsidRPr="000A0E15" w:rsidRDefault="003746FB" w:rsidP="008379FF">
      <w:pPr>
        <w:pStyle w:val="ListParagraph"/>
        <w:numPr>
          <w:ilvl w:val="0"/>
          <w:numId w:val="362"/>
        </w:numPr>
        <w:spacing w:line="240" w:lineRule="auto"/>
        <w:rPr>
          <w:rFonts w:cs="TH SarabunPSK"/>
          <w:color w:val="FF0000"/>
          <w:szCs w:val="32"/>
        </w:rPr>
      </w:pPr>
      <w:r w:rsidRPr="003746FB">
        <w:rPr>
          <w:rFonts w:cs="TH SarabunPSK" w:hint="cs"/>
          <w:color w:val="000000" w:themeColor="text1"/>
          <w:szCs w:val="32"/>
          <w:cs/>
        </w:rPr>
        <w:t xml:space="preserve">เพื่อให้ผู้ปฏิบัติสหกิจศึกษามีความสามารถด้านการวิเคราะห์ และออกแบบระบบ </w:t>
      </w:r>
      <w:r w:rsidR="000A0E15" w:rsidRPr="000A0E15">
        <w:rPr>
          <w:rFonts w:cs="TH SarabunPSK" w:hint="cs"/>
          <w:color w:val="000000" w:themeColor="text1"/>
          <w:sz w:val="24"/>
          <w:szCs w:val="32"/>
          <w:cs/>
        </w:rPr>
        <w:t>วัดได้</w:t>
      </w:r>
      <w:r w:rsidRPr="003746FB">
        <w:rPr>
          <w:rFonts w:cs="TH SarabunPSK" w:hint="cs"/>
          <w:color w:val="000000" w:themeColor="text1"/>
          <w:szCs w:val="32"/>
          <w:cs/>
        </w:rPr>
        <w:t>จากเอกสารการออกแบบระบบ</w:t>
      </w:r>
      <w:r>
        <w:rPr>
          <w:rFonts w:cs="TH SarabunPSK" w:hint="cs"/>
          <w:color w:val="000000" w:themeColor="text1"/>
          <w:szCs w:val="32"/>
          <w:cs/>
        </w:rPr>
        <w:t xml:space="preserve"> </w:t>
      </w:r>
    </w:p>
    <w:p w:rsidR="000A0E15" w:rsidRPr="00BD07F3" w:rsidRDefault="000A0E15" w:rsidP="008379FF">
      <w:pPr>
        <w:pStyle w:val="ListParagraph"/>
        <w:numPr>
          <w:ilvl w:val="0"/>
          <w:numId w:val="362"/>
        </w:numPr>
        <w:spacing w:line="240" w:lineRule="auto"/>
        <w:rPr>
          <w:rFonts w:cs="TH SarabunPSK"/>
          <w:color w:val="FF0000"/>
          <w:sz w:val="24"/>
          <w:szCs w:val="24"/>
        </w:rPr>
      </w:pPr>
      <w:r w:rsidRPr="00BD07F3">
        <w:rPr>
          <w:rFonts w:cs="TH SarabunPSK" w:hint="cs"/>
          <w:color w:val="000000" w:themeColor="text1"/>
          <w:sz w:val="24"/>
          <w:szCs w:val="32"/>
          <w:cs/>
        </w:rPr>
        <w:t>เพื่อให้ผู้ปฏิบัติสหกิจศึกษา</w:t>
      </w:r>
      <w:r w:rsidR="00BD07F3" w:rsidRPr="00BD07F3">
        <w:rPr>
          <w:rFonts w:cs="TH SarabunPSK" w:hint="cs"/>
          <w:color w:val="000000" w:themeColor="text1"/>
          <w:sz w:val="24"/>
          <w:szCs w:val="32"/>
          <w:cs/>
        </w:rPr>
        <w:t>มีทักษะในการสื่อสาร สามารถวัดได้จากการ</w:t>
      </w:r>
      <w:r w:rsidR="00BD07F3">
        <w:rPr>
          <w:rFonts w:cs="Browallia New" w:hint="cs"/>
          <w:color w:val="000000" w:themeColor="text1"/>
          <w:sz w:val="24"/>
          <w:szCs w:val="32"/>
          <w:cs/>
        </w:rPr>
        <w:t>เอกสารการนำเสนองาน และเอกสารการฝึกการใช้งานระบบให้ผู้ใช้งาน</w:t>
      </w:r>
    </w:p>
    <w:p w:rsidR="00C1557A" w:rsidRDefault="00C1557A" w:rsidP="00C1557A">
      <w:pPr>
        <w:spacing w:line="240" w:lineRule="auto"/>
        <w:ind w:firstLine="720"/>
        <w:rPr>
          <w:rFonts w:cs="Browallia New"/>
          <w:color w:val="FF0000"/>
          <w:sz w:val="24"/>
        </w:rPr>
      </w:pPr>
    </w:p>
    <w:p w:rsidR="00C1557A" w:rsidRPr="00A74473" w:rsidRDefault="00C1557A" w:rsidP="00C1557A">
      <w:pPr>
        <w:spacing w:line="240" w:lineRule="auto"/>
        <w:ind w:firstLine="720"/>
        <w:rPr>
          <w:color w:val="FF0000"/>
        </w:rPr>
      </w:pPr>
      <w:r w:rsidRPr="00A74473">
        <w:rPr>
          <w:rFonts w:hint="cs"/>
          <w:color w:val="FF0000"/>
          <w:cs/>
        </w:rPr>
        <w:t>ตัวชี้วัดคร่าวๆ</w:t>
      </w:r>
    </w:p>
    <w:p w:rsidR="00C1557A" w:rsidRPr="00A74473" w:rsidRDefault="00C1557A" w:rsidP="00991A87">
      <w:pPr>
        <w:spacing w:line="240" w:lineRule="auto"/>
        <w:ind w:firstLine="720"/>
        <w:rPr>
          <w:color w:val="FF0000"/>
          <w:cs/>
        </w:rPr>
      </w:pPr>
      <w:r w:rsidRPr="00A74473">
        <w:rPr>
          <w:rFonts w:hint="cs"/>
          <w:color w:val="FF0000"/>
          <w:cs/>
        </w:rPr>
        <w:t>ความสามารถด้านการวิเคราะห์</w:t>
      </w:r>
      <w:r w:rsidR="008379FF" w:rsidRPr="00A74473">
        <w:rPr>
          <w:rFonts w:hint="cs"/>
          <w:color w:val="FF0000"/>
          <w:cs/>
        </w:rPr>
        <w:t xml:space="preserve">ความต้องการ </w:t>
      </w:r>
      <w:r w:rsidR="008379FF" w:rsidRPr="00A74473">
        <w:rPr>
          <w:rFonts w:hint="cs"/>
          <w:color w:val="FF0000"/>
        </w:rPr>
        <w:t xml:space="preserve">- </w:t>
      </w:r>
    </w:p>
    <w:p w:rsidR="008379FF" w:rsidRPr="00A74473" w:rsidRDefault="008379FF" w:rsidP="00991A87">
      <w:pPr>
        <w:spacing w:line="240" w:lineRule="auto"/>
        <w:ind w:firstLine="720"/>
        <w:rPr>
          <w:color w:val="FF0000"/>
          <w:cs/>
        </w:rPr>
      </w:pPr>
      <w:r w:rsidRPr="00A74473">
        <w:rPr>
          <w:rFonts w:hint="cs"/>
          <w:color w:val="FF0000"/>
          <w:cs/>
        </w:rPr>
        <w:t>ความสามารถด้านการวิเคราะห์</w:t>
      </w:r>
    </w:p>
    <w:p w:rsidR="00C1557A" w:rsidRPr="00A74473" w:rsidRDefault="00C1557A" w:rsidP="00991A87">
      <w:pPr>
        <w:spacing w:line="240" w:lineRule="auto"/>
        <w:ind w:firstLine="720"/>
        <w:rPr>
          <w:color w:val="FF0000"/>
        </w:rPr>
      </w:pPr>
      <w:r w:rsidRPr="00A74473">
        <w:rPr>
          <w:rFonts w:hint="cs"/>
          <w:color w:val="FF0000"/>
          <w:cs/>
        </w:rPr>
        <w:t>ความสามารถในการออกแบบซอฟต์แวร์</w:t>
      </w:r>
    </w:p>
    <w:p w:rsidR="008379FF" w:rsidRPr="00A74473" w:rsidRDefault="008379FF" w:rsidP="008379FF">
      <w:pPr>
        <w:spacing w:line="240" w:lineRule="auto"/>
        <w:ind w:firstLine="720"/>
        <w:rPr>
          <w:color w:val="FF0000"/>
          <w:cs/>
        </w:rPr>
      </w:pPr>
      <w:r w:rsidRPr="00A74473">
        <w:rPr>
          <w:rFonts w:hint="cs"/>
          <w:color w:val="FF0000"/>
          <w:cs/>
        </w:rPr>
        <w:t>สามารถทำงานที่ได้รับมอบหมายสำเร็จ ตรงตามเวลา</w:t>
      </w:r>
    </w:p>
    <w:p w:rsidR="00665772" w:rsidRPr="007E1467" w:rsidRDefault="00665772" w:rsidP="00991A87">
      <w:pPr>
        <w:pStyle w:val="Heading1"/>
        <w:spacing w:line="240" w:lineRule="auto"/>
        <w:rPr>
          <w:rFonts w:cs="Angsana New"/>
          <w:cs/>
        </w:rPr>
        <w:sectPr w:rsidR="00665772" w:rsidRPr="007E1467" w:rsidSect="00232BD9">
          <w:headerReference w:type="default" r:id="rId19"/>
          <w:pgSz w:w="11906" w:h="16838" w:code="9"/>
          <w:pgMar w:top="2160" w:right="1152" w:bottom="1008" w:left="1872" w:header="1008" w:footer="720" w:gutter="0"/>
          <w:pgNumType w:start="1"/>
          <w:cols w:space="708"/>
          <w:titlePg/>
          <w:docGrid w:linePitch="435"/>
        </w:sectPr>
      </w:pPr>
    </w:p>
    <w:p w:rsidR="00EF3FD5" w:rsidRPr="007E1467" w:rsidRDefault="00A87D64" w:rsidP="00991A87">
      <w:pPr>
        <w:pStyle w:val="Heading1"/>
        <w:spacing w:line="240" w:lineRule="auto"/>
      </w:pPr>
      <w:bookmarkStart w:id="266" w:name="_Toc487543097"/>
      <w:bookmarkStart w:id="267" w:name="_Toc420525067"/>
      <w:r>
        <w:rPr>
          <w:cs/>
        </w:rPr>
        <w:lastRenderedPageBreak/>
        <w:br/>
      </w:r>
      <w:r w:rsidR="008C7CF2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F43133D" wp14:editId="5B45DD48">
                <wp:simplePos x="0" y="0"/>
                <wp:positionH relativeFrom="column">
                  <wp:posOffset>5596172</wp:posOffset>
                </wp:positionH>
                <wp:positionV relativeFrom="paragraph">
                  <wp:posOffset>-650875</wp:posOffset>
                </wp:positionV>
                <wp:extent cx="457200" cy="45720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D726C0" id="Rectangle 128" o:spid="_x0000_s1026" style="position:absolute;margin-left:440.65pt;margin-top:-51.25pt;width:36pt;height:3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qBjgIAAIcFAAAOAAAAZHJzL2Uyb0RvYy54bWysVEtv2zAMvg/YfxB0X50E6R5BnSJI0WFA&#10;0RZth54VWYoNyKJGKXGyXz9Ksp2uK3YYloNDieTHhz7y4vLQGrZX6BuwJZ+eTThTVkLV2G3Jvz9d&#10;f/jMmQ/CVsKAVSU/Ks8vl+/fXXRuoWZQg6kUMgKxftG5ktchuEVReFmrVvgzcMqSUgO2ItARt0WF&#10;oiP01hSzyeRj0QFWDkEq7+n2Kiv5MuFrrWS409qrwEzJKbeQvpi+m/gtlhdisUXh6kb2aYh/yKIV&#10;jaWgI9SVCILtsPkDqm0kggcdziS0BWjdSJVqoGqmk1fVPNbCqVQLNce7sU3+/8HK2/09sqait5vR&#10;U1nR0iM9UNuE3RrF4iW1qHN+QZaP7h77kycx1nvQ2MZ/qoQdUluPY1vVITBJl/PzT/RUnElS9TKh&#10;FCdnhz58VdCyKJQcKXxqptjf+JBNB5MYy4NpquvGmHSITFFrg2wv6I0322lMmMB/szI22lqIXlkd&#10;b4pYV64kSeFoVLQz9kFpagrlPkuJJDqegggplQ3TrKpFpXLs8wn9huhDWimXBBiRNcUfsXuAwTKD&#10;DNg5y94+uqrE5tF58rfEsvPokSKDDaNz21jAtwAMVdVHzvZDk3JrYpc2UB2JMgh5lryT1w09243w&#10;4V4gDQ+9NC2EcEcfbaArOfQSZzXgz7fuoz1xmrScdTSMJfc/dgIVZ+abJbZ/mc7ncXrTIVGIM3yp&#10;2bzU2F27BuLClFaPk0kkZwxmEDVC+0x7YxWjkkpYSbFLLgMOh3XIS4I2j1SrVTKjiXUi3NhHJyN4&#10;7Gqk5dPhWaDruRuI9LcwDK5YvKJwto2eFla7ALpJ/D71te83TXsiTr+Z4jp5eU5Wp/25/AUAAP//&#10;AwBQSwMEFAAGAAgAAAAhADEju1nhAAAADAEAAA8AAABkcnMvZG93bnJldi54bWxMj8FKxDAQhu+C&#10;7xBG8CK7aTdUam26qCB48eC6iMdsE5uwzaQ02bbr0zue9Dj/fPzzTb1dfM8mM0YXUEK+zoAZbIN2&#10;2EnYvz+vSmAxKdSqD2gknE2EbXN5UatKhxnfzLRLHaMSjJWSYFMaKs5ja41XcR0Gg7T7CqNXicax&#10;43pUM5X7nm+y7JZ75ZAuWDWYJ2va4+7kJbyehXiZbsRx3jvRuW/++fhhg5TXV8vDPbBklvQHw68+&#10;qUNDTodwQh1ZL6Esc0GohFWebQpghNwVgqIDRSIrgDc1//9E8wMAAP//AwBQSwECLQAUAAYACAAA&#10;ACEAtoM4kv4AAADhAQAAEwAAAAAAAAAAAAAAAAAAAAAAW0NvbnRlbnRfVHlwZXNdLnhtbFBLAQIt&#10;ABQABgAIAAAAIQA4/SH/1gAAAJQBAAALAAAAAAAAAAAAAAAAAC8BAABfcmVscy8ucmVsc1BLAQIt&#10;ABQABgAIAAAAIQCD6YqBjgIAAIcFAAAOAAAAAAAAAAAAAAAAAC4CAABkcnMvZTJvRG9jLnhtbFBL&#10;AQItABQABgAIAAAAIQAxI7tZ4QAAAAwBAAAPAAAAAAAAAAAAAAAAAOgEAABkcnMvZG93bnJldi54&#10;bWxQSwUGAAAAAAQABADzAAAA9gUAAAAA&#10;" fillcolor="white [3212]" stroked="f" strokeweight="1pt"/>
            </w:pict>
          </mc:Fallback>
        </mc:AlternateContent>
      </w:r>
      <w:r w:rsidR="00506AD7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46EFFF" wp14:editId="1671BF23">
                <wp:simplePos x="0" y="0"/>
                <wp:positionH relativeFrom="column">
                  <wp:posOffset>5142865</wp:posOffset>
                </wp:positionH>
                <wp:positionV relativeFrom="paragraph">
                  <wp:posOffset>-763905</wp:posOffset>
                </wp:positionV>
                <wp:extent cx="457200" cy="457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C34DC8" id="Rectangle 11" o:spid="_x0000_s1026" style="position:absolute;margin-left:404.95pt;margin-top:-60.15pt;width:36pt;height:3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j42jgIAAIUFAAAOAAAAZHJzL2Uyb0RvYy54bWysVE1v2zAMvQ/YfxB0X50U6T6COkWQosOA&#10;oi2aDj0rshQbkEWNUuJkv36UZDtdV+wwLAdHEslH8ulRl1eH1rC9Qt+ALfn0bMKZshKqxm5L/v3p&#10;5sNnznwQthIGrCr5UXl+tXj/7rJzc3UONZhKISMQ6+edK3kdgpsXhZe1aoU/A6csGTVgKwJtcVtU&#10;KDpCb01xPpl8LDrAyiFI5T2dXmcjXyR8rZUM91p7FZgpOdUW0hfTdxO/xeJSzLcoXN3IvgzxD1W0&#10;orGUdIS6FkGwHTZ/QLWNRPCgw5mEtgCtG6lSD9TNdPKqm3UtnEq9EDnejTT5/wcr7/YPyJqK7m7K&#10;mRUt3dEjsSbs1ihGZ0RQ5/yc/NbuAfudp2Xs9qCxjf/UBzskUo8jqeoQmKTD2cUnuijOJJn6NaEU&#10;p2CHPnxV0LK4KDlS9kSl2N/6kF0Hl5jLg2mqm8aYtIk6USuDbC/ohjfbVDCB/+ZlbPS1EKMyYDwp&#10;Yl+5k7QKR6Oin7GPShMlVPt5KiSJ8ZRESKlsmGZTLSqVc19M6BfpitmHstIuAUZkTflH7B5g8Mwg&#10;A3aG6f1jqEpaHoMnfyssB48RKTPYMAa3jQV8C8BQV33m7D+QlKmJLG2gOpJgEPIkeSdvGrq2W+HD&#10;g0AaHbppeg7CPX20ga7k0K84qwF/vnUe/UnRZOWso1Esuf+xE6g4M98saf3LdDaLs5s2SUKc4UvL&#10;5qXF7toVkBZIzlRdWlIwBjMsNUL7TK/GMmYlk7CScpdcBhw2q5CfCHp3pFoukxvNqxPh1q6djOCR&#10;1SjLp8OzQNdrN5Do72AYWzF/JeHsGyMtLHcBdJP0feK155tmPQmnf5fiY/Jyn7xOr+fiFwAAAP//&#10;AwBQSwMEFAAGAAgAAAAhAGKZk1LiAAAADAEAAA8AAABkcnMvZG93bnJldi54bWxMj7FOwzAQhnck&#10;3sG6SiyotVMj5IY4FSAhsTBQKsToxm5sNbaj2E1Snp5jgvH++/Tfd9V29h0ZzZBcDBKKFQNiQhO1&#10;C62E/cfLUgBJWQWtuhiMhItJsK2vrypV6jiFdzPuckuwJKRSSbA59yWlqbHGq7SKvQm4O8bBq4zj&#10;0FI9qAnLfUfXjN1Tr1zAC1b15tma5rQ7ewlvF85fx1t+mvaOt+6bfj192ijlzWJ+fACSzZz/YPjV&#10;R3Wo0ekQz0En0kkQbLNBVMKyWDMOBBEhCowOGN0JDrSu6P8n6h8AAAD//wMAUEsBAi0AFAAGAAgA&#10;AAAhALaDOJL+AAAA4QEAABMAAAAAAAAAAAAAAAAAAAAAAFtDb250ZW50X1R5cGVzXS54bWxQSwEC&#10;LQAUAAYACAAAACEAOP0h/9YAAACUAQAACwAAAAAAAAAAAAAAAAAvAQAAX3JlbHMvLnJlbHNQSwEC&#10;LQAUAAYACAAAACEAGi4+No4CAACFBQAADgAAAAAAAAAAAAAAAAAuAgAAZHJzL2Uyb0RvYy54bWxQ&#10;SwECLQAUAAYACAAAACEAYpmTUuIAAAAMAQAADwAAAAAAAAAAAAAAAADoBAAAZHJzL2Rvd25yZXYu&#10;eG1sUEsFBgAAAAAEAAQA8wAAAPcFAAAAAA==&#10;" fillcolor="white [3212]" stroked="f" strokeweight="1pt"/>
            </w:pict>
          </mc:Fallback>
        </mc:AlternateContent>
      </w:r>
      <w:r w:rsidR="00EF3FD5" w:rsidRPr="007E1467">
        <w:rPr>
          <w:cs/>
        </w:rPr>
        <w:br/>
        <w:t>หลักการและทฤษฎีที่เกี่ยวข้อง</w:t>
      </w:r>
      <w:bookmarkEnd w:id="266"/>
    </w:p>
    <w:bookmarkEnd w:id="267"/>
    <w:p w:rsidR="001C2674" w:rsidRPr="007E1467" w:rsidDel="006D0F84" w:rsidRDefault="001C2674" w:rsidP="00991A87">
      <w:pPr>
        <w:spacing w:line="240" w:lineRule="auto"/>
        <w:rPr>
          <w:del w:id="268" w:author="Pahommie" w:date="2014-11-21T11:42:00Z"/>
        </w:rPr>
      </w:pPr>
    </w:p>
    <w:p w:rsidR="0094617B" w:rsidRPr="007E1467" w:rsidRDefault="0094617B" w:rsidP="00991A87">
      <w:pPr>
        <w:spacing w:after="0" w:line="240" w:lineRule="auto"/>
        <w:jc w:val="both"/>
      </w:pPr>
    </w:p>
    <w:p w:rsidR="002D17A8" w:rsidRPr="007E1467" w:rsidRDefault="002D17A8" w:rsidP="00991A87">
      <w:pPr>
        <w:spacing w:after="0" w:line="240" w:lineRule="auto"/>
        <w:ind w:firstLine="709"/>
        <w:rPr>
          <w:color w:val="FF0000"/>
        </w:rPr>
      </w:pPr>
      <w:bookmarkStart w:id="269" w:name="_Toc399842565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2"/>
      </w:pPr>
      <w:bookmarkStart w:id="270" w:name="_Toc487543098"/>
      <w:r w:rsidRPr="007E1467">
        <w:rPr>
          <w:cs/>
        </w:rPr>
        <w:t>นิยามศัพท์</w:t>
      </w:r>
      <w:bookmarkEnd w:id="269"/>
      <w:r w:rsidR="00877347" w:rsidRPr="007E1467">
        <w:rPr>
          <w:cs/>
        </w:rPr>
        <w:t>เฉพาะ</w:t>
      </w:r>
      <w:bookmarkEnd w:id="270"/>
    </w:p>
    <w:p w:rsidR="00D211A9" w:rsidRPr="007E1467" w:rsidRDefault="002D17A8" w:rsidP="00991A87">
      <w:pPr>
        <w:spacing w:after="0" w:line="240" w:lineRule="auto"/>
        <w:ind w:firstLine="709"/>
        <w:rPr>
          <w:color w:val="FF0000"/>
        </w:rPr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9F7F5E" w:rsidRPr="007E1467" w:rsidRDefault="00F328C5" w:rsidP="00991A87">
      <w:pPr>
        <w:pStyle w:val="a1"/>
      </w:pPr>
      <w:bookmarkStart w:id="271" w:name="_Toc420526498"/>
      <w:bookmarkStart w:id="272" w:name="_Toc420530170"/>
      <w:bookmarkStart w:id="273" w:name="_Toc420530189"/>
      <w:bookmarkStart w:id="274" w:name="_Toc420530465"/>
      <w:bookmarkStart w:id="275" w:name="_Toc420530484"/>
      <w:bookmarkStart w:id="276" w:name="_Toc420530503"/>
      <w:bookmarkStart w:id="277" w:name="_Toc420530522"/>
      <w:bookmarkStart w:id="278" w:name="_Toc420542597"/>
      <w:bookmarkStart w:id="279" w:name="_Toc420543128"/>
      <w:bookmarkStart w:id="280" w:name="_Toc420543190"/>
      <w:bookmarkStart w:id="281" w:name="_Toc424818441"/>
      <w:bookmarkStart w:id="282" w:name="_Toc487546664"/>
      <w:r w:rsidRPr="007E1467">
        <w:rPr>
          <w:cs/>
        </w:rPr>
        <w:t xml:space="preserve">ตารางที่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402ED5">
        <w:rPr>
          <w:noProof/>
          <w:cs/>
        </w:rPr>
        <w:t>2</w:t>
      </w:r>
      <w:r w:rsidR="000976E2">
        <w:rPr>
          <w:noProof/>
        </w:rPr>
        <w:fldChar w:fldCharType="end"/>
      </w:r>
      <w:r w:rsidR="00402ED5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ตารางที่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402ED5">
        <w:rPr>
          <w:noProof/>
          <w:cs/>
        </w:rPr>
        <w:t>1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</w:t>
      </w:r>
      <w:r w:rsidR="009F7F5E" w:rsidRPr="007E1467">
        <w:rPr>
          <w:cs/>
        </w:rPr>
        <w:t>คำศัพท์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r w:rsidR="00323873" w:rsidRPr="007E1467">
        <w:rPr>
          <w:cs/>
        </w:rPr>
        <w:t>เฉพาะ</w:t>
      </w:r>
      <w:bookmarkEnd w:id="281"/>
      <w:bookmarkEnd w:id="28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961ABB" w:rsidRPr="007E1467" w:rsidTr="001D32B0">
        <w:tc>
          <w:tcPr>
            <w:tcW w:w="539" w:type="pct"/>
          </w:tcPr>
          <w:p w:rsidR="001C2674" w:rsidRPr="000B4692" w:rsidRDefault="001C2674" w:rsidP="00991A87">
            <w:pPr>
              <w:jc w:val="center"/>
              <w:rPr>
                <w:b/>
                <w:bCs/>
                <w:cs/>
              </w:rPr>
            </w:pPr>
            <w:r w:rsidRPr="000B4692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:rsidR="001C2674" w:rsidRPr="000B4692" w:rsidRDefault="001C2674" w:rsidP="00991A87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:rsidR="001C2674" w:rsidRPr="000B4692" w:rsidRDefault="001C2674" w:rsidP="00991A87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ความหมาย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</w:pPr>
            <w:ins w:id="283" w:author="Pahommie" w:date="2014-11-06T16:36:00Z">
              <w:r w:rsidRPr="007E1467">
                <w:t>1</w:t>
              </w:r>
              <w:r w:rsidRPr="007E1467">
                <w:rPr>
                  <w:cs/>
                </w:rPr>
                <w:t>.</w:t>
              </w:r>
            </w:ins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left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</w:pPr>
            <w:ins w:id="284" w:author="Pahommie" w:date="2014-11-06T16:37:00Z">
              <w:r w:rsidRPr="007E1467">
                <w:rPr>
                  <w:cs/>
                </w:rPr>
                <w:t>2.</w:t>
              </w:r>
            </w:ins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left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rPr>
                <w:cs/>
              </w:rPr>
              <w:t>3.</w:t>
            </w:r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left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</w:tbl>
    <w:p w:rsidR="00466E91" w:rsidRPr="007E1467" w:rsidRDefault="00466E91" w:rsidP="00991A87">
      <w:pPr>
        <w:spacing w:line="240" w:lineRule="auto"/>
      </w:pPr>
      <w:r w:rsidRPr="007E1467">
        <w:rPr>
          <w:cs/>
        </w:rPr>
        <w:br w:type="page"/>
      </w:r>
      <w:bookmarkStart w:id="285" w:name="_Toc424818442"/>
      <w:bookmarkStart w:id="286" w:name="_Toc487546665"/>
      <w:r w:rsidRPr="007E1467">
        <w:rPr>
          <w:cs/>
        </w:rPr>
        <w:lastRenderedPageBreak/>
        <w:t xml:space="preserve">ตารางที่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402ED5">
        <w:rPr>
          <w:noProof/>
          <w:cs/>
        </w:rPr>
        <w:t>2</w:t>
      </w:r>
      <w:r w:rsidR="000976E2">
        <w:rPr>
          <w:noProof/>
        </w:rPr>
        <w:fldChar w:fldCharType="end"/>
      </w:r>
      <w:r w:rsidR="00402ED5">
        <w:rPr>
          <w:cs/>
        </w:rPr>
        <w:noBreakHyphen/>
      </w:r>
      <w:r w:rsidR="0072715B">
        <w:rPr>
          <w:rFonts w:hint="cs"/>
          <w:cs/>
        </w:rPr>
        <w:t>1</w:t>
      </w:r>
      <w:r w:rsidRPr="007E1467">
        <w:rPr>
          <w:cs/>
        </w:rPr>
        <w:t xml:space="preserve">  คำศัพท์ที่</w:t>
      </w:r>
      <w:r w:rsidR="00323873" w:rsidRPr="007E1467">
        <w:rPr>
          <w:cs/>
        </w:rPr>
        <w:t>เฉพาะ</w:t>
      </w:r>
      <w:r w:rsidR="0052330B" w:rsidRPr="007E1467">
        <w:rPr>
          <w:cs/>
        </w:rPr>
        <w:t xml:space="preserve"> (ต่อ</w:t>
      </w:r>
      <w:r w:rsidRPr="007E1467">
        <w:rPr>
          <w:cs/>
        </w:rPr>
        <w:t>)</w:t>
      </w:r>
      <w:bookmarkEnd w:id="285"/>
      <w:bookmarkEnd w:id="28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466E91" w:rsidRPr="007E1467" w:rsidTr="00466E91">
        <w:tc>
          <w:tcPr>
            <w:tcW w:w="539" w:type="pct"/>
          </w:tcPr>
          <w:p w:rsidR="00466E91" w:rsidRPr="006A7DA8" w:rsidRDefault="00466E91" w:rsidP="00991A87">
            <w:pPr>
              <w:jc w:val="center"/>
              <w:rPr>
                <w:b/>
                <w:bCs/>
                <w:cs/>
              </w:rPr>
            </w:pPr>
            <w:r w:rsidRPr="006A7DA8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:rsidR="00466E91" w:rsidRPr="006A7DA8" w:rsidRDefault="00466E91" w:rsidP="00991A87">
            <w:pPr>
              <w:jc w:val="center"/>
              <w:rPr>
                <w:b/>
                <w:bCs/>
              </w:rPr>
            </w:pPr>
            <w:r w:rsidRPr="006A7DA8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:rsidR="00466E91" w:rsidRPr="006A7DA8" w:rsidRDefault="00466E91" w:rsidP="00991A87">
            <w:pPr>
              <w:jc w:val="center"/>
              <w:rPr>
                <w:b/>
                <w:bCs/>
              </w:rPr>
            </w:pPr>
            <w:r w:rsidRPr="006A7DA8">
              <w:rPr>
                <w:b/>
                <w:bCs/>
                <w:cs/>
              </w:rPr>
              <w:t>ความหมาย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rPr>
                <w:cs/>
              </w:rPr>
              <w:t>4.</w:t>
            </w:r>
          </w:p>
        </w:tc>
        <w:tc>
          <w:tcPr>
            <w:tcW w:w="1573" w:type="pct"/>
          </w:tcPr>
          <w:p w:rsidR="009F7F5E" w:rsidRPr="007E1467" w:rsidRDefault="00323873" w:rsidP="00991A87">
            <w:pPr>
              <w:jc w:val="both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rPr>
                <w:cs/>
              </w:rPr>
              <w:t>5.</w:t>
            </w:r>
          </w:p>
        </w:tc>
        <w:tc>
          <w:tcPr>
            <w:tcW w:w="1573" w:type="pct"/>
          </w:tcPr>
          <w:p w:rsidR="009F7F5E" w:rsidRPr="007E1467" w:rsidRDefault="00637E94" w:rsidP="00991A87">
            <w:pPr>
              <w:jc w:val="both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  <w:tr w:rsidR="00961ABB" w:rsidRPr="007E1467" w:rsidTr="001D32B0">
        <w:tc>
          <w:tcPr>
            <w:tcW w:w="539" w:type="pct"/>
          </w:tcPr>
          <w:p w:rsidR="009F7F5E" w:rsidRPr="007E1467" w:rsidRDefault="009F7F5E" w:rsidP="00991A87">
            <w:pPr>
              <w:jc w:val="center"/>
              <w:rPr>
                <w:cs/>
              </w:rPr>
            </w:pPr>
            <w:r w:rsidRPr="007E1467">
              <w:t>6</w:t>
            </w:r>
            <w:r w:rsidRPr="007E1467">
              <w:rPr>
                <w:cs/>
              </w:rPr>
              <w:t>.</w:t>
            </w:r>
          </w:p>
        </w:tc>
        <w:tc>
          <w:tcPr>
            <w:tcW w:w="1573" w:type="pct"/>
          </w:tcPr>
          <w:p w:rsidR="009F7F5E" w:rsidRPr="007E1467" w:rsidRDefault="00637E94" w:rsidP="00991A87">
            <w:pPr>
              <w:jc w:val="both"/>
            </w:pPr>
            <w:r w:rsidRPr="007E1467">
              <w:t>XXX</w:t>
            </w:r>
          </w:p>
        </w:tc>
        <w:tc>
          <w:tcPr>
            <w:tcW w:w="2888" w:type="pct"/>
          </w:tcPr>
          <w:p w:rsidR="009F7F5E" w:rsidRPr="007E1467" w:rsidRDefault="00637E94" w:rsidP="00991A87">
            <w:r w:rsidRPr="007E1467">
              <w:t>XXX</w:t>
            </w:r>
          </w:p>
        </w:tc>
      </w:tr>
    </w:tbl>
    <w:p w:rsidR="001C2674" w:rsidRPr="007E1467" w:rsidDel="007E36B6" w:rsidRDefault="001C2674">
      <w:pPr>
        <w:spacing w:line="240" w:lineRule="auto"/>
        <w:rPr>
          <w:del w:id="287" w:author="Pahommie" w:date="2014-11-05T17:16:00Z"/>
        </w:rPr>
        <w:pPrChange w:id="288" w:author="Pahommie" w:date="2014-11-05T17:16:00Z">
          <w:pPr>
            <w:ind w:firstLine="576"/>
          </w:pPr>
        </w:pPrChange>
      </w:pPr>
    </w:p>
    <w:p w:rsidR="001C2674" w:rsidRPr="007E1467" w:rsidDel="007E36B6" w:rsidRDefault="001C2674">
      <w:pPr>
        <w:pStyle w:val="Heading2"/>
        <w:spacing w:before="0"/>
        <w:ind w:left="0" w:firstLine="0"/>
        <w:rPr>
          <w:del w:id="289" w:author="Pahommie" w:date="2014-11-05T17:16:00Z"/>
          <w:b w:val="0"/>
          <w:bCs w:val="0"/>
          <w:sz w:val="32"/>
          <w:szCs w:val="32"/>
        </w:rPr>
        <w:pPrChange w:id="290" w:author="Pahommie" w:date="2014-11-05T17:16:00Z">
          <w:pPr>
            <w:pStyle w:val="Heading2"/>
          </w:pPr>
        </w:pPrChange>
      </w:pPr>
      <w:bookmarkStart w:id="291" w:name="_Toc399842566"/>
      <w:del w:id="292" w:author="Pahommie" w:date="2014-11-05T17:16:00Z">
        <w:r w:rsidRPr="007E1467" w:rsidDel="007E36B6">
          <w:rPr>
            <w:b w:val="0"/>
            <w:bCs w:val="0"/>
            <w:sz w:val="32"/>
            <w:szCs w:val="32"/>
            <w:cs/>
          </w:rPr>
          <w:delText xml:space="preserve">การศึกษาการทำงานของ </w:delText>
        </w:r>
      </w:del>
      <w:del w:id="293" w:author="Pahommie" w:date="2014-11-05T17:14:00Z">
        <w:r w:rsidRPr="007E1467" w:rsidDel="004527AA">
          <w:rPr>
            <w:b w:val="0"/>
            <w:bCs w:val="0"/>
            <w:sz w:val="32"/>
            <w:szCs w:val="32"/>
            <w:cs/>
          </w:rPr>
          <w:delText xml:space="preserve">[ชื่อระบบที่ </w:delText>
        </w:r>
        <w:r w:rsidRPr="007E1467" w:rsidDel="004527AA">
          <w:rPr>
            <w:b w:val="0"/>
            <w:bCs w:val="0"/>
            <w:sz w:val="32"/>
            <w:szCs w:val="32"/>
          </w:rPr>
          <w:delText>1</w:delText>
        </w:r>
        <w:r w:rsidRPr="007E1467" w:rsidDel="004527AA">
          <w:rPr>
            <w:b w:val="0"/>
            <w:bCs w:val="0"/>
            <w:sz w:val="32"/>
            <w:szCs w:val="32"/>
            <w:cs/>
          </w:rPr>
          <w:delText>]</w:delText>
        </w:r>
      </w:del>
      <w:bookmarkEnd w:id="291"/>
    </w:p>
    <w:p w:rsidR="001C2674" w:rsidRPr="007E1467" w:rsidDel="007E36B6" w:rsidRDefault="001C2674" w:rsidP="00991A87">
      <w:pPr>
        <w:spacing w:after="0" w:line="240" w:lineRule="auto"/>
        <w:rPr>
          <w:del w:id="294" w:author="Pahommie" w:date="2014-11-05T17:16:00Z"/>
        </w:rPr>
      </w:pPr>
      <w:del w:id="295" w:author="Pahommie" w:date="2014-11-05T17:14:00Z">
        <w:r w:rsidRPr="007E1467" w:rsidDel="004527AA">
          <w:rPr>
            <w:cs/>
          </w:rPr>
          <w:delText>กรณีที่นิสิตทำงานระบบสารสนเทศ ในหัวข้อนี้ให้เขียนการศึกษางานเดิมหรือระบบสารสนเท</w:delText>
        </w:r>
      </w:del>
      <w:del w:id="296" w:author="Pahommie" w:date="2014-11-05T17:12:00Z">
        <w:r w:rsidRPr="007E1467" w:rsidDel="004527AA">
          <w:rPr>
            <w:cs/>
          </w:rPr>
          <w:delText>ศที่เกี่ยวข้อง</w:delText>
        </w:r>
      </w:del>
    </w:p>
    <w:p w:rsidR="001C2674" w:rsidRPr="007E1467" w:rsidDel="007E36B6" w:rsidRDefault="001C2674">
      <w:pPr>
        <w:pStyle w:val="Heading3"/>
        <w:ind w:left="0" w:firstLine="0"/>
        <w:rPr>
          <w:del w:id="297" w:author="Pahommie" w:date="2014-11-05T17:16:00Z"/>
          <w:b w:val="0"/>
          <w:bCs w:val="0"/>
        </w:rPr>
        <w:pPrChange w:id="298" w:author="Pahommie" w:date="2014-11-05T17:16:00Z">
          <w:pPr>
            <w:pStyle w:val="Heading3"/>
          </w:pPr>
        </w:pPrChange>
      </w:pPr>
      <w:del w:id="299" w:author="Pahommie" w:date="2014-11-05T17:16:00Z">
        <w:r w:rsidRPr="007E1467" w:rsidDel="007E36B6">
          <w:rPr>
            <w:b w:val="0"/>
            <w:bCs w:val="0"/>
            <w:cs/>
          </w:rPr>
          <w:delText>ขั้นตอนการทำงานของซอฟต์แวร์หรือระบบเดิม</w:delText>
        </w:r>
      </w:del>
    </w:p>
    <w:p w:rsidR="00E0013C" w:rsidRPr="007E1467" w:rsidDel="007E36B6" w:rsidRDefault="00E0013C">
      <w:pPr>
        <w:spacing w:after="0" w:line="240" w:lineRule="auto"/>
        <w:rPr>
          <w:ins w:id="300" w:author="jane" w:date="2014-10-12T21:26:00Z"/>
          <w:del w:id="301" w:author="Pahommie" w:date="2014-11-05T17:16:00Z"/>
        </w:rPr>
        <w:pPrChange w:id="302" w:author="Pahommie" w:date="2014-11-05T17:16:00Z">
          <w:pPr>
            <w:ind w:firstLine="720"/>
          </w:pPr>
        </w:pPrChange>
      </w:pPr>
      <w:ins w:id="303" w:author="jane" w:date="2014-10-12T21:26:00Z">
        <w:del w:id="304" w:author="Pahommie" w:date="2014-11-05T17:16:00Z">
          <w:r w:rsidRPr="007E1467" w:rsidDel="007E36B6">
            <w:rPr>
              <w:cs/>
            </w:rPr>
            <w:delText>เป็นการบรรยายขั้นตอนการทำงานของซอฟต์แวร์หรือระบบงานเดิมที่ได้เคยมีและใช้งานก่อนที่จะปรับมาใช้ระบบใหม่ได้นิสิตได้รับมอบหมายให้ดำเนินการ การนำเสนอจะอยู่ในลักษณะการบรรยายหรือนำเสนอในรูปแบบของแผนภาพลำดับการทำงานก็ได้</w:delText>
          </w:r>
        </w:del>
      </w:ins>
    </w:p>
    <w:p w:rsidR="00E0013C" w:rsidRPr="007E1467" w:rsidDel="007E36B6" w:rsidRDefault="00E0013C">
      <w:pPr>
        <w:pStyle w:val="Heading3"/>
        <w:numPr>
          <w:ilvl w:val="2"/>
          <w:numId w:val="1"/>
        </w:numPr>
        <w:spacing w:before="0"/>
        <w:ind w:left="0" w:firstLine="0"/>
        <w:rPr>
          <w:ins w:id="305" w:author="jane" w:date="2014-10-12T21:26:00Z"/>
          <w:del w:id="306" w:author="Pahommie" w:date="2014-11-05T17:16:00Z"/>
          <w:b w:val="0"/>
          <w:bCs w:val="0"/>
        </w:rPr>
        <w:pPrChange w:id="307" w:author="Pahommie" w:date="2014-11-05T17:16:00Z">
          <w:pPr>
            <w:pStyle w:val="Heading3"/>
            <w:numPr>
              <w:numId w:val="2"/>
            </w:numPr>
            <w:jc w:val="thaiDistribute"/>
          </w:pPr>
        </w:pPrChange>
      </w:pPr>
      <w:ins w:id="308" w:author="jane" w:date="2014-10-12T21:26:00Z">
        <w:del w:id="309" w:author="Pahommie" w:date="2014-11-05T17:16:00Z">
          <w:r w:rsidRPr="007E1467" w:rsidDel="007E36B6">
            <w:rPr>
              <w:b w:val="0"/>
              <w:bCs w:val="0"/>
              <w:cs/>
            </w:rPr>
            <w:delText>หน้าจอของซอฟต์แวร์หรือระบบเดิม (ถ้ามี)</w:delText>
          </w:r>
        </w:del>
      </w:ins>
    </w:p>
    <w:p w:rsidR="00D72D9E" w:rsidRPr="007E1467" w:rsidRDefault="00E0013C">
      <w:pPr>
        <w:spacing w:after="0" w:line="240" w:lineRule="auto"/>
        <w:rPr>
          <w:ins w:id="310" w:author="jane" w:date="2014-10-12T21:26:00Z"/>
        </w:rPr>
        <w:pPrChange w:id="311" w:author="Pahommie" w:date="2014-11-05T17:16:00Z">
          <w:pPr>
            <w:ind w:firstLine="576"/>
          </w:pPr>
        </w:pPrChange>
      </w:pPr>
      <w:ins w:id="312" w:author="jane" w:date="2014-10-12T21:26:00Z">
        <w:del w:id="313" w:author="Pahommie" w:date="2014-11-05T17:16:00Z">
          <w:r w:rsidRPr="007E1467" w:rsidDel="007E36B6">
            <w:rPr>
              <w:cs/>
            </w:rPr>
            <w:delText xml:space="preserve">ทั้งนี้ หากสถานประกอบการนั้นๆ ไม่อนุญาตให้นำหน้าจอหรือขั้นตอนการทำงานของระบบเดิมออกมา นิสิตอาจทำเป็น </w:delText>
          </w:r>
          <w:r w:rsidRPr="007E1467" w:rsidDel="007E36B6">
            <w:delText>Mock</w:delText>
          </w:r>
          <w:r w:rsidRPr="007E1467" w:rsidDel="007E36B6">
            <w:rPr>
              <w:cs/>
            </w:rPr>
            <w:delText>-</w:delText>
          </w:r>
          <w:r w:rsidRPr="007E1467" w:rsidDel="007E36B6">
            <w:delText>up</w:delText>
          </w:r>
          <w:r w:rsidRPr="007E1467" w:rsidDel="007E36B6">
            <w:rPr>
              <w:cs/>
            </w:rPr>
            <w:delText xml:space="preserve"> หน้าจอคร่าวๆ เพื่อประกอบการบรรยายได้ (โดยได้รับการตรวจสอบเอกสารนี้จากพนักงานพี่เลี้ยงก่อน)</w:delText>
          </w:r>
        </w:del>
      </w:ins>
    </w:p>
    <w:p w:rsidR="001C2674" w:rsidRPr="007E1467" w:rsidRDefault="009F7F5E" w:rsidP="00991A87">
      <w:pPr>
        <w:pStyle w:val="Heading2"/>
      </w:pPr>
      <w:bookmarkStart w:id="314" w:name="_Toc404714975"/>
      <w:bookmarkStart w:id="315" w:name="_Toc407575464"/>
      <w:bookmarkStart w:id="316" w:name="_Toc409387137"/>
      <w:bookmarkStart w:id="317" w:name="_Toc410779722"/>
      <w:bookmarkStart w:id="318" w:name="_Toc420265829"/>
      <w:bookmarkStart w:id="319" w:name="_Toc487543099"/>
      <w:bookmarkStart w:id="320" w:name="_Toc399842567"/>
      <w:bookmarkEnd w:id="314"/>
      <w:bookmarkEnd w:id="315"/>
      <w:bookmarkEnd w:id="316"/>
      <w:bookmarkEnd w:id="317"/>
      <w:r w:rsidRPr="007E1467">
        <w:rPr>
          <w:cs/>
        </w:rPr>
        <w:t>งานวิจัยหรือบทความที่เกี่ยวข้อง</w:t>
      </w:r>
      <w:bookmarkEnd w:id="318"/>
      <w:bookmarkEnd w:id="319"/>
      <w:del w:id="321" w:author="Pahommie" w:date="2014-11-05T16:46:00Z">
        <w:r w:rsidR="001C2674" w:rsidRPr="007E1467" w:rsidDel="006E0AB5">
          <w:rPr>
            <w:cs/>
          </w:rPr>
          <w:delText xml:space="preserve"> [</w:delText>
        </w:r>
      </w:del>
      <w:del w:id="322" w:author="Pahommie" w:date="2014-11-05T16:45:00Z">
        <w:r w:rsidR="001C2674" w:rsidRPr="007E1467" w:rsidDel="006E0AB5">
          <w:rPr>
            <w:cs/>
          </w:rPr>
          <w:delText xml:space="preserve">ชื่อระบบที่ </w:delText>
        </w:r>
        <w:r w:rsidR="001C2674" w:rsidRPr="007E1467" w:rsidDel="006E0AB5">
          <w:delText>2</w:delText>
        </w:r>
        <w:r w:rsidR="001C2674" w:rsidRPr="007E1467" w:rsidDel="006E0AB5">
          <w:rPr>
            <w:cs/>
          </w:rPr>
          <w:delText>]</w:delText>
        </w:r>
      </w:del>
      <w:bookmarkEnd w:id="320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F7F5E" w:rsidRPr="007E1467" w:rsidRDefault="00323873" w:rsidP="00991A87">
      <w:pPr>
        <w:pStyle w:val="Heading3"/>
      </w:pPr>
      <w:bookmarkStart w:id="323" w:name="_Toc453667481"/>
      <w:bookmarkStart w:id="324" w:name="_Toc453683040"/>
      <w:bookmarkStart w:id="325" w:name="_Toc453683452"/>
      <w:bookmarkStart w:id="326" w:name="_Toc453683712"/>
      <w:bookmarkStart w:id="327" w:name="_Toc487543100"/>
      <w:r w:rsidRPr="007E1467">
        <w:rPr>
          <w:cs/>
        </w:rPr>
        <w:t>ข้อมูล</w:t>
      </w:r>
      <w:r w:rsidRPr="007E1467">
        <w:t>XXXXXXXXXX</w:t>
      </w:r>
      <w:bookmarkEnd w:id="323"/>
      <w:bookmarkEnd w:id="324"/>
      <w:bookmarkEnd w:id="325"/>
      <w:bookmarkEnd w:id="326"/>
      <w:bookmarkEnd w:id="327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pStyle w:val="Heading3"/>
      </w:pPr>
      <w:bookmarkStart w:id="328" w:name="_Toc453667482"/>
      <w:bookmarkStart w:id="329" w:name="_Toc453683041"/>
      <w:bookmarkStart w:id="330" w:name="_Toc453683453"/>
      <w:bookmarkStart w:id="331" w:name="_Toc453683713"/>
      <w:bookmarkStart w:id="332" w:name="_Toc487543101"/>
      <w:r w:rsidRPr="007E1467">
        <w:rPr>
          <w:cs/>
        </w:rPr>
        <w:t>ข้อมูล</w:t>
      </w:r>
      <w:r w:rsidRPr="007E1467">
        <w:t>XXXXXXXXXX</w:t>
      </w:r>
      <w:bookmarkEnd w:id="328"/>
      <w:bookmarkEnd w:id="329"/>
      <w:bookmarkEnd w:id="330"/>
      <w:bookmarkEnd w:id="331"/>
      <w:bookmarkEnd w:id="332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Heading3"/>
      </w:pPr>
      <w:bookmarkStart w:id="333" w:name="_Toc453667483"/>
      <w:bookmarkStart w:id="334" w:name="_Toc453683042"/>
      <w:bookmarkStart w:id="335" w:name="_Toc453683454"/>
      <w:bookmarkStart w:id="336" w:name="_Toc453683714"/>
      <w:bookmarkStart w:id="337" w:name="_Toc487543102"/>
      <w:r w:rsidRPr="007E1467">
        <w:rPr>
          <w:cs/>
        </w:rPr>
        <w:t>ข้อมูล</w:t>
      </w:r>
      <w:r w:rsidRPr="007E1467">
        <w:t>XXXXXXXXXX</w:t>
      </w:r>
      <w:bookmarkEnd w:id="333"/>
      <w:bookmarkEnd w:id="334"/>
      <w:bookmarkEnd w:id="335"/>
      <w:bookmarkEnd w:id="336"/>
      <w:bookmarkEnd w:id="337"/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23873" w:rsidRPr="007E1467" w:rsidRDefault="00323873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ListParagraph"/>
        <w:numPr>
          <w:ilvl w:val="0"/>
          <w:numId w:val="201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ข้อมูลที่ 1</w:t>
      </w:r>
    </w:p>
    <w:p w:rsidR="00323873" w:rsidRPr="007E1467" w:rsidRDefault="00323873" w:rsidP="00991A87">
      <w:pPr>
        <w:spacing w:line="240" w:lineRule="auto"/>
        <w:ind w:firstLine="1440"/>
        <w:rPr>
          <w:color w:val="FF0000"/>
        </w:rPr>
      </w:pP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ListParagraph"/>
        <w:numPr>
          <w:ilvl w:val="0"/>
          <w:numId w:val="201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ข้อมูลที่ 2</w:t>
      </w:r>
    </w:p>
    <w:p w:rsidR="00323873" w:rsidRPr="007E1467" w:rsidRDefault="00323873" w:rsidP="00991A87">
      <w:pPr>
        <w:spacing w:line="240" w:lineRule="auto"/>
        <w:ind w:firstLine="144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90D12" w:rsidRPr="007E1467" w:rsidRDefault="00323873" w:rsidP="00991A87">
      <w:pPr>
        <w:pStyle w:val="ListParagraph"/>
        <w:numPr>
          <w:ilvl w:val="0"/>
          <w:numId w:val="201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ข้อมูลที่ 3</w:t>
      </w:r>
    </w:p>
    <w:p w:rsidR="00323873" w:rsidRPr="007E1467" w:rsidRDefault="00323873" w:rsidP="00991A87">
      <w:pPr>
        <w:spacing w:line="240" w:lineRule="auto"/>
        <w:ind w:firstLine="144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Del="00A03129" w:rsidRDefault="001C2674" w:rsidP="00991A87">
      <w:pPr>
        <w:pStyle w:val="Heading2"/>
        <w:rPr>
          <w:del w:id="338" w:author="jane" w:date="2014-10-12T21:27:00Z"/>
        </w:rPr>
      </w:pPr>
      <w:del w:id="339" w:author="jane" w:date="2014-10-12T21:27:00Z">
        <w:r w:rsidRPr="007E1467" w:rsidDel="00A03129">
          <w:rPr>
            <w:cs/>
          </w:rPr>
          <w:delText>กรณีที่นิสิตต้องศึกษาหลายระบบให้เขียนแยกหัวข้อ</w:delText>
        </w:r>
        <w:bookmarkStart w:id="340" w:name="_Toc404714979"/>
        <w:bookmarkStart w:id="341" w:name="_Toc407575468"/>
        <w:bookmarkStart w:id="342" w:name="_Toc409387141"/>
        <w:bookmarkStart w:id="343" w:name="_Toc410779726"/>
        <w:bookmarkStart w:id="344" w:name="_Toc413337331"/>
        <w:bookmarkStart w:id="345" w:name="_Toc413338046"/>
        <w:bookmarkStart w:id="346" w:name="_Toc420387321"/>
        <w:bookmarkStart w:id="347" w:name="_Toc420485917"/>
        <w:bookmarkStart w:id="348" w:name="_Toc420524915"/>
        <w:bookmarkStart w:id="349" w:name="_Toc420525074"/>
        <w:bookmarkStart w:id="350" w:name="_Toc420734883"/>
        <w:bookmarkStart w:id="351" w:name="_Toc420738586"/>
        <w:bookmarkStart w:id="352" w:name="_Toc420739156"/>
        <w:bookmarkStart w:id="353" w:name="_Toc420739376"/>
        <w:bookmarkStart w:id="354" w:name="_Toc420740490"/>
        <w:bookmarkStart w:id="355" w:name="_Toc424817237"/>
        <w:bookmarkStart w:id="356" w:name="_Toc424817919"/>
        <w:bookmarkStart w:id="357" w:name="_Toc453667217"/>
        <w:bookmarkStart w:id="358" w:name="_Toc453667484"/>
        <w:bookmarkStart w:id="359" w:name="_Toc453683043"/>
        <w:bookmarkStart w:id="360" w:name="_Toc453683383"/>
        <w:bookmarkStart w:id="361" w:name="_Toc453683455"/>
        <w:bookmarkStart w:id="362" w:name="_Toc453683715"/>
        <w:bookmarkStart w:id="363" w:name="_Toc487543103"/>
        <w:bookmarkEnd w:id="340"/>
        <w:bookmarkEnd w:id="341"/>
        <w:bookmarkEnd w:id="342"/>
        <w:bookmarkEnd w:id="343"/>
        <w:bookmarkEnd w:id="344"/>
        <w:bookmarkEnd w:id="345"/>
        <w:bookmarkEnd w:id="346"/>
        <w:bookmarkEnd w:id="347"/>
        <w:bookmarkEnd w:id="348"/>
        <w:bookmarkEnd w:id="349"/>
        <w:bookmarkEnd w:id="350"/>
        <w:bookmarkEnd w:id="351"/>
        <w:bookmarkEnd w:id="352"/>
        <w:bookmarkEnd w:id="353"/>
        <w:bookmarkEnd w:id="354"/>
        <w:bookmarkEnd w:id="355"/>
        <w:bookmarkEnd w:id="356"/>
        <w:bookmarkEnd w:id="357"/>
        <w:bookmarkEnd w:id="358"/>
        <w:bookmarkEnd w:id="359"/>
        <w:bookmarkEnd w:id="360"/>
        <w:bookmarkEnd w:id="361"/>
        <w:bookmarkEnd w:id="362"/>
        <w:bookmarkEnd w:id="363"/>
      </w:del>
    </w:p>
    <w:p w:rsidR="001C2674" w:rsidRPr="007E1467" w:rsidRDefault="00D90D12" w:rsidP="00991A87">
      <w:pPr>
        <w:pStyle w:val="Heading2"/>
      </w:pPr>
      <w:bookmarkStart w:id="364" w:name="_Toc420265875"/>
      <w:bookmarkStart w:id="365" w:name="_Toc487543104"/>
      <w:r w:rsidRPr="007E1467">
        <w:rPr>
          <w:cs/>
        </w:rPr>
        <w:t>ระบบสารสนเทศที่เกี่ยวข้อง</w:t>
      </w:r>
      <w:bookmarkEnd w:id="364"/>
      <w:r w:rsidR="00435F0C" w:rsidRPr="007E1467">
        <w:rPr>
          <w:cs/>
        </w:rPr>
        <w:t xml:space="preserve"> </w:t>
      </w:r>
      <w:r w:rsidR="00435F0C" w:rsidRPr="007E1467">
        <w:rPr>
          <w:color w:val="FF0000"/>
          <w:cs/>
        </w:rPr>
        <w:t>(ถ้ามี)</w:t>
      </w:r>
      <w:bookmarkEnd w:id="365"/>
    </w:p>
    <w:p w:rsidR="00435F0C" w:rsidRPr="007E1467" w:rsidRDefault="00435F0C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RDefault="00435F0C" w:rsidP="00991A87">
      <w:pPr>
        <w:pStyle w:val="Heading3"/>
      </w:pPr>
      <w:bookmarkStart w:id="366" w:name="_Toc453667486"/>
      <w:bookmarkStart w:id="367" w:name="_Toc453683045"/>
      <w:bookmarkStart w:id="368" w:name="_Toc453683457"/>
      <w:bookmarkStart w:id="369" w:name="_Toc453683717"/>
      <w:bookmarkStart w:id="370" w:name="_Toc487543105"/>
      <w:r w:rsidRPr="007E1467">
        <w:rPr>
          <w:cs/>
        </w:rPr>
        <w:t>ชื่อระบบสารสนเทศ (ถ้ามี)</w:t>
      </w:r>
      <w:bookmarkEnd w:id="366"/>
      <w:bookmarkEnd w:id="367"/>
      <w:bookmarkEnd w:id="368"/>
      <w:bookmarkEnd w:id="369"/>
      <w:bookmarkEnd w:id="370"/>
    </w:p>
    <w:p w:rsidR="00435F0C" w:rsidRPr="007E1467" w:rsidRDefault="00435F0C">
      <w:pPr>
        <w:spacing w:line="240" w:lineRule="auto"/>
        <w:ind w:firstLine="720"/>
        <w:rPr>
          <w:color w:val="FF0000"/>
        </w:rPr>
        <w:pPrChange w:id="371" w:author="Pahommie" w:date="2014-11-05T16:13:00Z">
          <w:pPr/>
        </w:pPrChange>
      </w:pPr>
      <w:r w:rsidRPr="007E1467">
        <w:rPr>
          <w:color w:val="FF0000"/>
          <w:cs/>
        </w:rPr>
        <w:t>บรรยายเกี่ยวกับระบบที่เกี่ยวข้อง ว่ามี</w:t>
      </w:r>
      <w:r w:rsidR="00934015" w:rsidRPr="007E1467">
        <w:rPr>
          <w:color w:val="FF0000"/>
          <w:cs/>
        </w:rPr>
        <w:t>ความสำคัญ ประโยชน์ หรือขาดไม่ได้อย่างไร เป็นต้น</w:t>
      </w: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5F0C" w:rsidRPr="007E1467" w:rsidRDefault="00435F0C" w:rsidP="00991A87">
      <w:pPr>
        <w:spacing w:line="240" w:lineRule="auto"/>
        <w:ind w:firstLine="720"/>
      </w:pPr>
    </w:p>
    <w:p w:rsidR="001C2674" w:rsidRPr="007E1467" w:rsidRDefault="00D90D12" w:rsidP="00991A87">
      <w:pPr>
        <w:pStyle w:val="Heading2"/>
      </w:pPr>
      <w:bookmarkStart w:id="372" w:name="_Toc420265877"/>
      <w:bookmarkStart w:id="373" w:name="_Toc487543106"/>
      <w:r w:rsidRPr="007E1467">
        <w:rPr>
          <w:cs/>
        </w:rPr>
        <w:t>เครื่องมือและเทคโนโลยีที่ใช้ใน</w:t>
      </w:r>
      <w:bookmarkEnd w:id="372"/>
      <w:r w:rsidR="003D63AD" w:rsidRPr="007E1467">
        <w:rPr>
          <w:cs/>
        </w:rPr>
        <w:t>การปฏิบัติงาน</w:t>
      </w:r>
      <w:r w:rsidR="00C304B6" w:rsidRPr="007E1467">
        <w:rPr>
          <w:cs/>
        </w:rPr>
        <w:t>สหกิจศึกษา</w:t>
      </w:r>
      <w:bookmarkEnd w:id="373"/>
      <w:del w:id="374" w:author="Pahommie" w:date="2014-11-05T16:13:00Z">
        <w:r w:rsidR="001C2674" w:rsidRPr="007E1467" w:rsidDel="00A1197F">
          <w:rPr>
            <w:cs/>
          </w:rPr>
          <w:delText xml:space="preserve">งานวิจัยหรือบทความวิจัยเรื่องที่ </w:delText>
        </w:r>
        <w:r w:rsidR="001C2674" w:rsidRPr="007E1467" w:rsidDel="00A1197F">
          <w:delText>2</w:delText>
        </w:r>
      </w:del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375" w:author="Pahommie" w:date="2014-11-05T17:47:00Z">
          <w:pPr/>
        </w:pPrChange>
      </w:pPr>
      <w:bookmarkStart w:id="376" w:name="_Toc409387145"/>
      <w:bookmarkStart w:id="377" w:name="_Toc410779730"/>
      <w:bookmarkStart w:id="378" w:name="_Toc413338050"/>
      <w:bookmarkStart w:id="379" w:name="_Toc420387325"/>
      <w:bookmarkStart w:id="380" w:name="_Toc420485921"/>
      <w:bookmarkStart w:id="381" w:name="_Toc420525078"/>
      <w:bookmarkStart w:id="382" w:name="_Toc420734887"/>
      <w:bookmarkStart w:id="383" w:name="_Toc420739380"/>
      <w:del w:id="384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1197F" w:rsidRPr="007E1467" w:rsidRDefault="00A1197F">
      <w:pPr>
        <w:pStyle w:val="Heading3"/>
        <w:rPr>
          <w:ins w:id="385" w:author="Pahommie" w:date="2014-11-05T16:15:00Z"/>
        </w:rPr>
        <w:pPrChange w:id="386" w:author="Pahommie" w:date="2014-11-05T16:15:00Z">
          <w:pPr/>
        </w:pPrChange>
      </w:pPr>
      <w:bookmarkStart w:id="387" w:name="_Toc453667488"/>
      <w:bookmarkStart w:id="388" w:name="_Toc453683047"/>
      <w:bookmarkStart w:id="389" w:name="_Toc453683459"/>
      <w:bookmarkStart w:id="390" w:name="_Toc453683719"/>
      <w:bookmarkStart w:id="391" w:name="_Toc487543107"/>
      <w:ins w:id="392" w:author="Pahommie" w:date="2014-11-05T16:13:00Z">
        <w:r w:rsidRPr="007E1467">
          <w:rPr>
            <w:cs/>
          </w:rPr>
          <w:t>ภาษาที่ใช้ในการพัฒนา</w:t>
        </w:r>
      </w:ins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7"/>
      <w:bookmarkEnd w:id="388"/>
      <w:bookmarkEnd w:id="389"/>
      <w:bookmarkEnd w:id="390"/>
      <w:bookmarkEnd w:id="391"/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393" w:author="Pahommie" w:date="2014-11-05T17:47:00Z">
          <w:pPr/>
        </w:pPrChange>
      </w:pPr>
      <w:bookmarkStart w:id="394" w:name="_Toc409752780"/>
      <w:bookmarkStart w:id="395" w:name="_Toc409753192"/>
      <w:bookmarkStart w:id="396" w:name="_Toc416273386"/>
      <w:bookmarkStart w:id="397" w:name="_Toc416341184"/>
      <w:bookmarkStart w:id="398" w:name="_Toc420265881"/>
      <w:bookmarkStart w:id="399" w:name="_Toc420387326"/>
      <w:bookmarkStart w:id="400" w:name="_Toc420485922"/>
      <w:bookmarkStart w:id="401" w:name="_Toc420525079"/>
      <w:bookmarkStart w:id="402" w:name="_Toc420734888"/>
      <w:bookmarkStart w:id="403" w:name="_Toc420739381"/>
      <w:del w:id="404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19AE" w:rsidRPr="007E1467" w:rsidRDefault="00B719AE" w:rsidP="00991A87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ภาษา 1</w:t>
      </w:r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05" w:author="Pahommie" w:date="2014-11-05T17:47:00Z">
          <w:pPr/>
        </w:pPrChange>
      </w:pPr>
      <w:del w:id="406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19AE" w:rsidRPr="007E1467" w:rsidRDefault="00B719AE" w:rsidP="00991A87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ภาษา 2</w:t>
      </w:r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07" w:author="Pahommie" w:date="2014-11-05T17:47:00Z">
          <w:pPr/>
        </w:pPrChange>
      </w:pPr>
      <w:del w:id="408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19AE" w:rsidRPr="007E1467" w:rsidRDefault="00B719AE" w:rsidP="00991A87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ภาษา 3</w:t>
      </w:r>
    </w:p>
    <w:p w:rsidR="00B719AE" w:rsidRPr="007E1467" w:rsidRDefault="00B719AE">
      <w:pPr>
        <w:spacing w:line="240" w:lineRule="auto"/>
        <w:ind w:firstLine="720"/>
        <w:rPr>
          <w:color w:val="FF0000"/>
        </w:rPr>
        <w:pPrChange w:id="409" w:author="Pahommie" w:date="2014-11-05T16:13:00Z">
          <w:pPr/>
        </w:pPrChange>
      </w:pP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1197F" w:rsidRPr="007E1467" w:rsidRDefault="00D90D12" w:rsidP="00991A87">
      <w:pPr>
        <w:pStyle w:val="Heading3"/>
        <w:rPr>
          <w:ins w:id="410" w:author="Pahommie" w:date="2014-11-05T16:16:00Z"/>
        </w:rPr>
      </w:pPr>
      <w:bookmarkStart w:id="411" w:name="_Toc453667489"/>
      <w:bookmarkStart w:id="412" w:name="_Toc453683048"/>
      <w:bookmarkStart w:id="413" w:name="_Toc453683460"/>
      <w:bookmarkStart w:id="414" w:name="_Toc453683720"/>
      <w:bookmarkStart w:id="415" w:name="_Toc487543108"/>
      <w:r w:rsidRPr="007E1467">
        <w:rPr>
          <w:cs/>
        </w:rPr>
        <w:t>ซอฟต์แวร์ที่ใช้ในการพัฒนา</w:t>
      </w:r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11"/>
      <w:bookmarkEnd w:id="412"/>
      <w:bookmarkEnd w:id="413"/>
      <w:bookmarkEnd w:id="414"/>
      <w:bookmarkEnd w:id="415"/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16" w:author="Pahommie" w:date="2014-11-05T17:47:00Z">
          <w:pPr/>
        </w:pPrChange>
      </w:pPr>
      <w:del w:id="417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57332" w:rsidRPr="007E1467" w:rsidRDefault="000D379C" w:rsidP="00991A87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โ</w:t>
      </w:r>
      <w:r w:rsidR="00342A2E" w:rsidRPr="007E1467">
        <w:rPr>
          <w:rFonts w:cs="TH SarabunPSK"/>
          <w:color w:val="FF0000"/>
          <w:szCs w:val="32"/>
          <w:cs/>
        </w:rPr>
        <w:t>ปรแกรม 1</w:t>
      </w:r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18" w:author="Pahommie" w:date="2014-11-05T17:47:00Z">
          <w:pPr/>
        </w:pPrChange>
      </w:pPr>
      <w:del w:id="419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0694C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57332" w:rsidRPr="007E1467" w:rsidRDefault="00857332" w:rsidP="00991A87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โปรแกรม</w:t>
      </w:r>
      <w:r w:rsidR="00342A2E" w:rsidRPr="007E1467">
        <w:rPr>
          <w:rFonts w:cs="TH SarabunPSK"/>
          <w:color w:val="FF0000"/>
          <w:szCs w:val="32"/>
          <w:cs/>
        </w:rPr>
        <w:t xml:space="preserve"> 2</w:t>
      </w:r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20" w:author="Pahommie" w:date="2014-11-05T17:47:00Z">
          <w:pPr/>
        </w:pPrChange>
      </w:pPr>
      <w:del w:id="421" w:author="Pahommie" w:date="2014-11-05T17:35:00Z">
        <w:r w:rsidRPr="007E1467" w:rsidDel="00641E24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0694C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57332" w:rsidRPr="007E1467" w:rsidRDefault="00857332" w:rsidP="00991A87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 xml:space="preserve">โปรแกรม </w:t>
      </w:r>
      <w:r w:rsidR="0060694C" w:rsidRPr="007E1467">
        <w:rPr>
          <w:rFonts w:cs="TH SarabunPSK"/>
          <w:color w:val="FF0000"/>
          <w:szCs w:val="32"/>
          <w:cs/>
        </w:rPr>
        <w:t>3</w:t>
      </w:r>
    </w:p>
    <w:p w:rsidR="00857332" w:rsidRPr="007E1467" w:rsidRDefault="00342A2E" w:rsidP="00991A87">
      <w:pPr>
        <w:spacing w:line="240" w:lineRule="auto"/>
        <w:ind w:firstLine="720"/>
        <w:rPr>
          <w:ins w:id="422" w:author="Pahommie" w:date="2014-11-05T16:16:00Z"/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7E1467">
        <w:rPr>
          <w:color w:val="FF0000"/>
          <w:cs/>
        </w:rPr>
        <w:lastRenderedPageBreak/>
        <w:t>…………………………………………………………………</w:t>
      </w:r>
      <w:r w:rsidR="0060694C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RDefault="00857332">
      <w:pPr>
        <w:pStyle w:val="Heading3"/>
        <w:rPr>
          <w:ins w:id="423" w:author="Pahommie" w:date="2014-11-05T15:16:00Z"/>
        </w:rPr>
        <w:pPrChange w:id="424" w:author="Pahommie" w:date="2014-11-05T16:13:00Z">
          <w:pPr/>
        </w:pPrChange>
      </w:pPr>
      <w:bookmarkStart w:id="425" w:name="_Toc409752781"/>
      <w:bookmarkStart w:id="426" w:name="_Toc409753193"/>
      <w:bookmarkStart w:id="427" w:name="_Toc416273387"/>
      <w:bookmarkStart w:id="428" w:name="_Toc416341185"/>
      <w:bookmarkStart w:id="429" w:name="_Toc420265882"/>
      <w:bookmarkStart w:id="430" w:name="_Toc420387327"/>
      <w:bookmarkStart w:id="431" w:name="_Toc420485923"/>
      <w:bookmarkStart w:id="432" w:name="_Toc420525080"/>
      <w:bookmarkStart w:id="433" w:name="_Toc420734889"/>
      <w:bookmarkStart w:id="434" w:name="_Toc420739382"/>
      <w:bookmarkStart w:id="435" w:name="_Toc453667490"/>
      <w:bookmarkStart w:id="436" w:name="_Toc453683049"/>
      <w:bookmarkStart w:id="437" w:name="_Toc453683461"/>
      <w:bookmarkStart w:id="438" w:name="_Toc453683721"/>
      <w:bookmarkStart w:id="439" w:name="_Toc487543109"/>
      <w:r w:rsidRPr="007E1467">
        <w:rPr>
          <w:cs/>
        </w:rPr>
        <w:t>ลักษณะการจัดการเครื่องแม่ข่าย</w:t>
      </w:r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del w:id="440" w:author="Pahommie" w:date="2014-11-05T16:13:00Z">
        <w:r w:rsidR="001C2674" w:rsidRPr="007E1467" w:rsidDel="00A1197F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342A2E" w:rsidRPr="007E1467" w:rsidRDefault="00342A2E">
      <w:pPr>
        <w:spacing w:line="240" w:lineRule="auto"/>
        <w:ind w:firstLine="720"/>
        <w:rPr>
          <w:color w:val="FF0000"/>
        </w:rPr>
        <w:pPrChange w:id="441" w:author="Pahommie" w:date="2014-11-05T17:47:00Z">
          <w:pPr/>
        </w:pPrChange>
      </w:pPr>
      <w:bookmarkStart w:id="442" w:name="_Toc399842569"/>
      <w:bookmarkStart w:id="443" w:name="_Toc399842570"/>
      <w:bookmarkStart w:id="444" w:name="_Toc399842572"/>
      <w:bookmarkEnd w:id="442"/>
      <w:bookmarkEnd w:id="443"/>
      <w:del w:id="445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42A2E" w:rsidRPr="007E1467" w:rsidRDefault="00342A2E" w:rsidP="00991A87">
      <w:pPr>
        <w:pStyle w:val="Heading1"/>
        <w:spacing w:line="240" w:lineRule="auto"/>
        <w:rPr>
          <w:rFonts w:cs="Angsana New"/>
          <w:cs/>
        </w:rPr>
        <w:sectPr w:rsidR="00342A2E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E272D4" w:rsidRPr="007E1467" w:rsidRDefault="00A87D64" w:rsidP="00991A87">
      <w:pPr>
        <w:pStyle w:val="Heading1"/>
        <w:spacing w:line="240" w:lineRule="auto"/>
      </w:pPr>
      <w:bookmarkStart w:id="446" w:name="_Toc487543110"/>
      <w:r>
        <w:rPr>
          <w:cs/>
        </w:rPr>
        <w:lastRenderedPageBreak/>
        <w:br/>
      </w:r>
      <w:r w:rsidR="00B27644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BE6FB8" wp14:editId="38D09CB1">
                <wp:simplePos x="0" y="0"/>
                <wp:positionH relativeFrom="column">
                  <wp:posOffset>5142313</wp:posOffset>
                </wp:positionH>
                <wp:positionV relativeFrom="paragraph">
                  <wp:posOffset>-685220</wp:posOffset>
                </wp:positionV>
                <wp:extent cx="457200" cy="4572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4EFFE" id="Rectangle 10" o:spid="_x0000_s1026" style="position:absolute;margin-left:404.9pt;margin-top:-53.95pt;width:36pt;height:3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xQjQIAAIUFAAAOAAAAZHJzL2Uyb0RvYy54bWysVE1v2zAMvQ/YfxB0X50U6T6COkWQosOA&#10;oi2aDj0rshQbkEWNUuJkv36UZDtdV+wwLAeHEslH8onk5dWhNWyv0DdgSz49m3CmrISqsduSf3+6&#10;+fCZMx+ErYQBq0p+VJ5fLd6/u+zcXJ1DDaZSyAjE+nnnSl6H4OZF4WWtWuHPwClLSg3YikBH3BYV&#10;io7QW1OcTyYfiw6wcghSeU+311nJFwlfayXDvdZeBWZKTrmF9MX03cRvsbgU8y0KVzeyT0P8Qxat&#10;aCwFHaGuRRBsh80fUG0jETzocCahLUDrRqpUA1UznbyqZl0Lp1ItRI53I03+/8HKu/0DsqaityN6&#10;rGjpjR6JNWG3RjG6I4I65+dkt3YP2J88ibHag8Y2/lMd7JBIPY6kqkNgki5nF5/ooTiTpOplQilO&#10;zg59+KqgZVEoOVL0RKXY3/qQTQeTGMuDaaqbxph0iH2iVgbZXtALb7bTmDCB/2ZlbLS1EL2yOt4U&#10;sa5cSZLC0ahoZ+yj0kQJ5X6eEknNeAoipFQ2TLOqFpXKsS8m9BuiD2mlXBJgRNYUf8TuAQbLDDJg&#10;5yx7++iqUi+PzpO/JZadR48UGWwYndvGAr4FYKiqPnK2H0jK1ESWNlAdqWEQ8iR5J28aerZb4cOD&#10;QBodemlaB+GePtpAV3LoJc5qwJ9v3Ud76mjSctbRKJbc/9gJVJyZb5Z6/ct0Nouzmw6phTjDl5rN&#10;S43dtSugXpjS4nEyieSMwQyiRmifaWssY1RSCSspdsllwOGwCnlF0N6RarlMZjSvToRbu3YygkdW&#10;Y1s+HZ4Fur53AzX9HQxjK+avWjjbRk8Ly10A3aT+PvHa802znhqn30txmbw8J6vT9lz8AgAA//8D&#10;AFBLAwQUAAYACAAAACEA5JuBFeEAAAAMAQAADwAAAGRycy9kb3ducmV2LnhtbEyPTUvEMBCG74L/&#10;IYzgRXaTGtS2Nl1UELx4cF3EY7YZm7JNUpps2/XXO570+H7wzjPVZnE9m3CMXfAKsrUAhr4JpvOt&#10;gt378yoHFpP2RvfBo4ITRtjU52eVLk2Y/RtO29QyGvGx1ApsSkPJeWwsOh3XYUBP2VcYnU4kx5ab&#10;Uc807np+LcQtd7rzdMHqAZ8sNoft0Sl4PUn5Ml3Jw7zrZNt988/HDxuUurxYHu6BJVzSXxl+8Qkd&#10;amLah6M3kfUKclEQelKwysRdAYwqeZ6RtSdL3hTA64r/f6L+AQAA//8DAFBLAQItABQABgAIAAAA&#10;IQC2gziS/gAAAOEBAAATAAAAAAAAAAAAAAAAAAAAAABbQ29udGVudF9UeXBlc10ueG1sUEsBAi0A&#10;FAAGAAgAAAAhADj9If/WAAAAlAEAAAsAAAAAAAAAAAAAAAAALwEAAF9yZWxzLy5yZWxzUEsBAi0A&#10;FAAGAAgAAAAhAMCbbFCNAgAAhQUAAA4AAAAAAAAAAAAAAAAALgIAAGRycy9lMm9Eb2MueG1sUEsB&#10;Ai0AFAAGAAgAAAAhAOSbgRXhAAAADAEAAA8AAAAAAAAAAAAAAAAA5wQAAGRycy9kb3ducmV2Lnht&#10;bFBLBQYAAAAABAAEAPMAAAD1BQAAAAA=&#10;" fillcolor="white [3212]" stroked="f" strokeweight="1pt"/>
            </w:pict>
          </mc:Fallback>
        </mc:AlternateContent>
      </w:r>
      <w:bookmarkEnd w:id="444"/>
      <w:r w:rsidR="00E272D4" w:rsidRPr="007E1467">
        <w:rPr>
          <w:cs/>
        </w:rPr>
        <w:br/>
        <w:t>รายละเอียดของ</w:t>
      </w:r>
      <w:r w:rsidR="003D63AD" w:rsidRPr="007E1467">
        <w:rPr>
          <w:cs/>
        </w:rPr>
        <w:t>การปฏิบัติงาน</w:t>
      </w:r>
      <w:r w:rsidR="00E272D4" w:rsidRPr="007E1467">
        <w:rPr>
          <w:cs/>
        </w:rPr>
        <w:t>สหกิจศึกษา</w:t>
      </w:r>
      <w:bookmarkEnd w:id="446"/>
    </w:p>
    <w:p w:rsidR="00F31E88" w:rsidRPr="007E1467" w:rsidRDefault="00F31E88" w:rsidP="00991A87">
      <w:pPr>
        <w:spacing w:line="240" w:lineRule="auto"/>
      </w:pPr>
    </w:p>
    <w:p w:rsidR="005F0200" w:rsidRPr="007E1467" w:rsidRDefault="001C2674">
      <w:pPr>
        <w:spacing w:line="240" w:lineRule="auto"/>
        <w:ind w:firstLine="720"/>
        <w:rPr>
          <w:color w:val="FF0000"/>
        </w:rPr>
        <w:pPrChange w:id="447" w:author="Pahommie" w:date="2014-11-05T17:47:00Z">
          <w:pPr/>
        </w:pPrChange>
      </w:pPr>
      <w:del w:id="448" w:author="Pahommie" w:date="2014-11-05T17:35:00Z">
        <w:r w:rsidRPr="007E1467" w:rsidDel="00641E24">
          <w:rPr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5F0200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D0F84" w:rsidRPr="007E1467" w:rsidRDefault="005F0200" w:rsidP="00991A87">
      <w:pPr>
        <w:spacing w:line="240" w:lineRule="auto"/>
        <w:ind w:firstLine="720"/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C2674" w:rsidRPr="007E1467" w:rsidRDefault="00857332" w:rsidP="00991A87">
      <w:pPr>
        <w:pStyle w:val="Heading2"/>
      </w:pPr>
      <w:bookmarkStart w:id="449" w:name="_Toc420265885"/>
      <w:bookmarkStart w:id="450" w:name="_Toc487543111"/>
      <w:bookmarkStart w:id="451" w:name="_Toc399842573"/>
      <w:r w:rsidRPr="007E1467">
        <w:rPr>
          <w:cs/>
        </w:rPr>
        <w:t>วิเคราะห์และออกแบบการทำงานของระบบสารสนเทศ</w:t>
      </w:r>
      <w:bookmarkEnd w:id="449"/>
      <w:bookmarkEnd w:id="450"/>
      <w:del w:id="452" w:author="Pahommie" w:date="2014-11-05T20:27:00Z">
        <w:r w:rsidR="001C2674" w:rsidRPr="007E1467" w:rsidDel="005D0CD9">
          <w:rPr>
            <w:cs/>
          </w:rPr>
          <w:delText xml:space="preserve"> [ระบบที่ </w:delText>
        </w:r>
        <w:r w:rsidR="001C2674" w:rsidRPr="007E1467" w:rsidDel="005D0CD9">
          <w:delText>1</w:delText>
        </w:r>
        <w:r w:rsidR="001C2674" w:rsidRPr="007E1467" w:rsidDel="005D0CD9">
          <w:rPr>
            <w:cs/>
          </w:rPr>
          <w:delText>]</w:delText>
        </w:r>
      </w:del>
      <w:bookmarkEnd w:id="451"/>
    </w:p>
    <w:p w:rsidR="001C2674" w:rsidRPr="007E1467" w:rsidRDefault="001C2674">
      <w:pPr>
        <w:spacing w:line="240" w:lineRule="auto"/>
        <w:ind w:firstLine="720"/>
        <w:rPr>
          <w:ins w:id="453" w:author="Pahommie" w:date="2014-11-05T20:29:00Z"/>
          <w:color w:val="FF0000"/>
        </w:rPr>
        <w:pPrChange w:id="454" w:author="Pahommie" w:date="2014-11-05T20:28:00Z">
          <w:pPr/>
        </w:pPrChange>
      </w:pPr>
      <w:del w:id="455" w:author="Pahommie" w:date="2014-11-05T20:28:00Z">
        <w:r w:rsidRPr="007E1467" w:rsidDel="005D0CD9">
          <w:rPr>
            <w:cs/>
          </w:rPr>
          <w:delText>การวิเคราะห์ระบบสารสนเทศตามที่ได้รับมอบหมาย ซึ่งในส่วนนี้นิสิตกรณีที่นิสิตทำมากกว่าหนึ่งระบบ ให้เขียนหัวข้อนี้แยกข้อ กรณีที่ทำเพียงบางส่วนให้เขียนบรรยายความระบบสารสนเทศโดยภาพรวม แต่ให้สรุปงานเฉพาะส่วนที่ทำ</w:delText>
        </w:r>
      </w:del>
      <w:r w:rsidR="004348C7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857332" w:rsidRPr="007E1467">
        <w:rPr>
          <w:cs/>
        </w:rPr>
        <w:t>ดังแผนภาพต่อไปนี้</w:t>
      </w:r>
    </w:p>
    <w:p w:rsidR="00554D84" w:rsidRPr="007E1467" w:rsidRDefault="00857332">
      <w:pPr>
        <w:pStyle w:val="ListParagraph"/>
        <w:numPr>
          <w:ilvl w:val="0"/>
          <w:numId w:val="335"/>
        </w:numPr>
        <w:spacing w:line="240" w:lineRule="auto"/>
        <w:ind w:left="0" w:firstLine="720"/>
        <w:pPrChange w:id="456" w:author="Pahommie" w:date="2014-11-05T20:29:00Z">
          <w:pPr/>
        </w:pPrChange>
      </w:pPr>
      <w:r w:rsidRPr="007E1467">
        <w:rPr>
          <w:rFonts w:cs="TH SarabunPSK"/>
          <w:szCs w:val="32"/>
          <w:cs/>
        </w:rPr>
        <w:t>รายละเอียดแผนภาพยูสเคส (</w:t>
      </w:r>
      <w:r w:rsidRPr="007E1467">
        <w:rPr>
          <w:rFonts w:cs="TH SarabunPSK"/>
          <w:szCs w:val="32"/>
        </w:rPr>
        <w:t>Use Case Diagram</w:t>
      </w:r>
      <w:r w:rsidRPr="007E1467">
        <w:rPr>
          <w:rFonts w:cs="TH SarabunPSK"/>
          <w:szCs w:val="32"/>
          <w:cs/>
        </w:rPr>
        <w:t>)</w:t>
      </w:r>
    </w:p>
    <w:p w:rsidR="0060742F" w:rsidRPr="007E1467" w:rsidRDefault="0060742F" w:rsidP="00991A87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รายละเอียดคำอธิบาย</w:t>
      </w:r>
      <w:r w:rsidR="005F15F8" w:rsidRPr="007E1467">
        <w:rPr>
          <w:rFonts w:cs="TH SarabunPSK"/>
          <w:szCs w:val="32"/>
          <w:cs/>
        </w:rPr>
        <w:t>แผนภาพ</w:t>
      </w:r>
      <w:r w:rsidRPr="007E1467">
        <w:rPr>
          <w:rFonts w:cs="TH SarabunPSK"/>
          <w:szCs w:val="32"/>
          <w:cs/>
        </w:rPr>
        <w:t>ยูสเคส (</w:t>
      </w:r>
      <w:r w:rsidRPr="007E1467">
        <w:rPr>
          <w:rFonts w:cs="TH SarabunPSK"/>
          <w:szCs w:val="32"/>
        </w:rPr>
        <w:t>Use Case Description</w:t>
      </w:r>
      <w:r w:rsidRPr="007E1467">
        <w:rPr>
          <w:rFonts w:cs="TH SarabunPSK"/>
          <w:szCs w:val="32"/>
          <w:cs/>
        </w:rPr>
        <w:t>)</w:t>
      </w:r>
    </w:p>
    <w:p w:rsidR="005D0CD9" w:rsidRPr="007E1467" w:rsidRDefault="00857332" w:rsidP="00991A87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ins w:id="457" w:author="Pahommie" w:date="2014-11-05T21:04:00Z"/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รายละเอียดแผนภาพกิจกรรม (</w:t>
      </w:r>
      <w:r w:rsidRPr="007E1467">
        <w:rPr>
          <w:rFonts w:cs="TH SarabunPSK"/>
          <w:szCs w:val="32"/>
        </w:rPr>
        <w:t>Activity Diagram</w:t>
      </w:r>
      <w:r w:rsidRPr="007E1467">
        <w:rPr>
          <w:rFonts w:cs="TH SarabunPSK"/>
          <w:szCs w:val="32"/>
          <w:cs/>
        </w:rPr>
        <w:t>)</w:t>
      </w:r>
    </w:p>
    <w:p w:rsidR="00D43464" w:rsidRPr="007E1467" w:rsidRDefault="00857332">
      <w:pPr>
        <w:pStyle w:val="ListParagraph"/>
        <w:numPr>
          <w:ilvl w:val="0"/>
          <w:numId w:val="335"/>
        </w:numPr>
        <w:spacing w:line="240" w:lineRule="auto"/>
        <w:ind w:left="0" w:firstLine="720"/>
        <w:pPrChange w:id="458" w:author="Pahommie" w:date="2014-11-05T20:29:00Z">
          <w:pPr/>
        </w:pPrChange>
      </w:pPr>
      <w:r w:rsidRPr="007E1467">
        <w:rPr>
          <w:rFonts w:cs="TH SarabunPSK"/>
          <w:szCs w:val="32"/>
          <w:cs/>
        </w:rPr>
        <w:t>รายละเอียดแผนภาพคลาส (</w:t>
      </w:r>
      <w:r w:rsidRPr="007E1467">
        <w:rPr>
          <w:rFonts w:cs="TH SarabunPSK"/>
          <w:szCs w:val="32"/>
        </w:rPr>
        <w:t>Class Diagram</w:t>
      </w:r>
      <w:r w:rsidRPr="007E1467">
        <w:rPr>
          <w:rFonts w:cs="TH SarabunPSK"/>
          <w:szCs w:val="32"/>
          <w:cs/>
        </w:rPr>
        <w:t>)</w:t>
      </w:r>
    </w:p>
    <w:p w:rsidR="000633CE" w:rsidRPr="007E1467" w:rsidRDefault="000633CE" w:rsidP="00991A87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ins w:id="459" w:author="Pahommie" w:date="2014-11-05T21:04:00Z"/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รายละเอียดแผนภาพลำดับกิจกรรม (</w:t>
      </w:r>
      <w:r w:rsidRPr="007E1467">
        <w:rPr>
          <w:rFonts w:cs="TH SarabunPSK"/>
          <w:szCs w:val="32"/>
        </w:rPr>
        <w:t>Sequence Diagram</w:t>
      </w:r>
      <w:r w:rsidRPr="007E1467">
        <w:rPr>
          <w:rFonts w:cs="TH SarabunPSK"/>
          <w:szCs w:val="32"/>
          <w:cs/>
        </w:rPr>
        <w:t>)</w:t>
      </w:r>
    </w:p>
    <w:p w:rsidR="00D43464" w:rsidRPr="007E1467" w:rsidRDefault="00857332">
      <w:pPr>
        <w:pStyle w:val="ListParagraph"/>
        <w:numPr>
          <w:ilvl w:val="0"/>
          <w:numId w:val="335"/>
        </w:numPr>
        <w:spacing w:line="240" w:lineRule="auto"/>
        <w:ind w:left="0" w:firstLine="720"/>
        <w:rPr>
          <w:ins w:id="460" w:author="Pahommie" w:date="2014-11-05T21:09:00Z"/>
        </w:rPr>
        <w:pPrChange w:id="461" w:author="Pahommie" w:date="2014-11-05T20:29:00Z">
          <w:pPr/>
        </w:pPrChange>
      </w:pPr>
      <w:r w:rsidRPr="007E1467">
        <w:rPr>
          <w:rFonts w:cs="TH SarabunPSK"/>
          <w:szCs w:val="32"/>
          <w:cs/>
        </w:rPr>
        <w:t>รายละเอียดแผนภาพ</w:t>
      </w:r>
      <w:r w:rsidR="00CE5892" w:rsidRPr="007E1467">
        <w:rPr>
          <w:rFonts w:cs="TH SarabunPSK"/>
          <w:szCs w:val="32"/>
          <w:cs/>
        </w:rPr>
        <w:t>ความสัมพันธ์ของ</w:t>
      </w:r>
      <w:r w:rsidRPr="007E1467">
        <w:rPr>
          <w:rFonts w:cs="TH SarabunPSK"/>
          <w:szCs w:val="32"/>
          <w:cs/>
        </w:rPr>
        <w:t>ข้อมูล (</w:t>
      </w:r>
      <w:r w:rsidRPr="007E1467">
        <w:rPr>
          <w:rFonts w:cs="TH SarabunPSK"/>
          <w:szCs w:val="32"/>
        </w:rPr>
        <w:t>Entity Relationship Diagram</w:t>
      </w:r>
      <w:r w:rsidRPr="007E1467">
        <w:rPr>
          <w:rFonts w:cs="TH SarabunPSK"/>
          <w:szCs w:val="32"/>
          <w:cs/>
        </w:rPr>
        <w:t>)</w:t>
      </w:r>
    </w:p>
    <w:p w:rsidR="007A010A" w:rsidRPr="007E1467" w:rsidRDefault="007A010A" w:rsidP="00991A87">
      <w:pPr>
        <w:spacing w:line="240" w:lineRule="auto"/>
      </w:pPr>
      <w:bookmarkStart w:id="462" w:name="_Toc409752786"/>
      <w:bookmarkStart w:id="463" w:name="_Toc409753198"/>
      <w:bookmarkStart w:id="464" w:name="_Toc416273392"/>
      <w:bookmarkStart w:id="465" w:name="_Toc420265887"/>
      <w:bookmarkStart w:id="466" w:name="_Toc420387330"/>
      <w:bookmarkStart w:id="467" w:name="_Toc420485926"/>
      <w:bookmarkStart w:id="468" w:name="_Toc420525083"/>
      <w:r w:rsidRPr="007E1467">
        <w:rPr>
          <w:color w:val="FFFFFF" w:themeColor="background1"/>
          <w:cs/>
        </w:rPr>
        <w:lastRenderedPageBreak/>
        <w:t>กาดำเนินงานภายในระบบฯ</w:t>
      </w:r>
    </w:p>
    <w:p w:rsidR="00857332" w:rsidRPr="007E1467" w:rsidRDefault="00857332">
      <w:pPr>
        <w:pStyle w:val="Heading3"/>
        <w:pPrChange w:id="469" w:author="Pahommie" w:date="2014-11-25T14:21:00Z">
          <w:pPr/>
        </w:pPrChange>
      </w:pPr>
      <w:bookmarkStart w:id="470" w:name="_Toc420734892"/>
      <w:bookmarkStart w:id="471" w:name="_Toc420739385"/>
      <w:bookmarkStart w:id="472" w:name="_Toc453667493"/>
      <w:bookmarkStart w:id="473" w:name="_Toc453683052"/>
      <w:bookmarkStart w:id="474" w:name="_Toc453683464"/>
      <w:bookmarkStart w:id="475" w:name="_Toc453683724"/>
      <w:bookmarkStart w:id="476" w:name="_Toc487543112"/>
      <w:r w:rsidRPr="007E1467">
        <w:rPr>
          <w:cs/>
        </w:rPr>
        <w:t>แผนภาพยูสเคส (</w:t>
      </w:r>
      <w:r w:rsidRPr="007E1467">
        <w:t>Use Case Diagram</w:t>
      </w:r>
      <w:r w:rsidRPr="007E1467">
        <w:rPr>
          <w:cs/>
        </w:rPr>
        <w:t>)</w:t>
      </w:r>
      <w:bookmarkEnd w:id="462"/>
      <w:bookmarkEnd w:id="463"/>
      <w:bookmarkEnd w:id="464"/>
      <w:bookmarkEnd w:id="465"/>
      <w:bookmarkEnd w:id="466"/>
      <w:bookmarkEnd w:id="467"/>
      <w:bookmarkEnd w:id="468"/>
      <w:bookmarkEnd w:id="470"/>
      <w:bookmarkEnd w:id="471"/>
      <w:bookmarkEnd w:id="472"/>
      <w:bookmarkEnd w:id="473"/>
      <w:bookmarkEnd w:id="474"/>
      <w:bookmarkEnd w:id="475"/>
      <w:bookmarkEnd w:id="476"/>
    </w:p>
    <w:p w:rsidR="004348C7" w:rsidRPr="007E1467" w:rsidRDefault="00880CD4" w:rsidP="00991A87">
      <w:pPr>
        <w:spacing w:line="240" w:lineRule="auto"/>
        <w:ind w:firstLine="720"/>
        <w:rPr>
          <w:color w:val="FFFFFF" w:themeColor="background1"/>
        </w:rPr>
      </w:pPr>
      <w:bookmarkStart w:id="477" w:name="_Toc420387331"/>
      <w:r w:rsidRPr="007E1467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6180AA4" wp14:editId="535D1556">
                <wp:simplePos x="0" y="0"/>
                <wp:positionH relativeFrom="column">
                  <wp:posOffset>3924300</wp:posOffset>
                </wp:positionH>
                <wp:positionV relativeFrom="paragraph">
                  <wp:posOffset>3542665</wp:posOffset>
                </wp:positionV>
                <wp:extent cx="2360930" cy="534035"/>
                <wp:effectExtent l="0" t="0" r="318" b="0"/>
                <wp:wrapTopAndBottom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534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DFE" w:rsidRDefault="00715DFE" w:rsidP="00857332">
                            <w:r>
                              <w:rPr>
                                <w:rFonts w:hint="cs"/>
                                <w:cs/>
                              </w:rPr>
                              <w:t xml:space="preserve">ภาพที่ 3-1  </w:t>
                            </w:r>
                            <w:r w:rsidRPr="008D47B7">
                              <w:rPr>
                                <w:cs/>
                              </w:rPr>
                              <w:t>แผนภาพ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ยูสเคส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80A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pt;margin-top:278.95pt;width:185.9pt;height:42.05pt;rotation:-90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SyEwIAAAIEAAAOAAAAZHJzL2Uyb0RvYy54bWysU9uO2yAQfa/Uf0C8N3acy26skNV2t1tV&#10;2l6k3X4AwThGBYYCiZ1+fQccJVH7VtUPFjDDmXPODOu7wWhykD4osIxOJyUl0gpolN0x+v316d0t&#10;JSFy23ANVjJ6lIHebd6+WfeulhV0oBvpCYLYUPeO0S5GVxdFEJ00PEzASYvBFrzhEbd+VzSe94hu&#10;dFGV5bLowTfOg5Ah4OnjGKSbjN+2UsSvbRtkJJpR5Bbz3+f/Nv2LzZrXO89dp8SJBv8HFoYri0XP&#10;UI88crL36i8oo4SHAG2cCDAFtK0SMmtANdPyDzUvHXcya0FzgjvbFP4frPhy+OaJahi9uaHEcoM9&#10;epVDJO9hIFWyp3ehxqwXh3lxwGNsc5Ya3DOIH4FYeOi43cl776HvJG+Q3jTdLK6ujjghgWz7z9Bg&#10;Gb6PkIGG1hviAXszXWJP8cvHaA7BYti147lTiZnAw2q2LFczDAmMLWbzcrbIFXmdwFIjnA/xowRD&#10;0oJRj5OQUfnhOcRE7pKS0i08Ka3zNGhLekZXi2qRL1xFjIo4rFoZRm9HnvlC0vzBNnkdudLjGgto&#10;ezIh6R4diMN2wMTkzBaaI9qRhaMSfETIswP/i5IeB5LR8HPPvaREf7Jo6Wo6n6cJzpv54qbCjb+O&#10;bK8j3AqEYjRSMi4fYp76Ues9Wt+qbMOFyYkrDlp25/Qo0iRf73PW5elufgMAAP//AwBQSwMEFAAG&#10;AAgAAAAhABp0YZ/eAAAACwEAAA8AAABkcnMvZG93bnJldi54bWxMj81OwzAQhO9IvIO1SFwQdYLa&#10;EkKcih8hcW2Auxtvk4h4HcXbJnl7lhPcZjWjmW+L3ex7dcYxdoEMpKsEFFIdXEeNgc+Pt9sMVGRL&#10;zvaB0MCCEXbl5UVhcxcm2uO54kZJCcXcGmiZh1zrWLfobVyFAUm8Yxi9ZTnHRrvRTlLue32XJFvt&#10;bUey0NoBX1qsv6uTN8Cv3AX3dZMcw37aPC/vVdR+Meb6an56BMU4818YfvEFHUphOoQTuah6A/fb&#10;VNDZwDpdp6Akka03D6AOYmUidFno/z+UPwAAAP//AwBQSwECLQAUAAYACAAAACEAtoM4kv4AAADh&#10;AQAAEwAAAAAAAAAAAAAAAAAAAAAAW0NvbnRlbnRfVHlwZXNdLnhtbFBLAQItABQABgAIAAAAIQA4&#10;/SH/1gAAAJQBAAALAAAAAAAAAAAAAAAAAC8BAABfcmVscy8ucmVsc1BLAQItABQABgAIAAAAIQDK&#10;FWSyEwIAAAIEAAAOAAAAAAAAAAAAAAAAAC4CAABkcnMvZTJvRG9jLnhtbFBLAQItABQABgAIAAAA&#10;IQAadGGf3gAAAAsBAAAPAAAAAAAAAAAAAAAAAG0EAABkcnMvZG93bnJldi54bWxQSwUGAAAAAAQA&#10;BADzAAAAeAUAAAAA&#10;" filled="f" stroked="f">
                <v:textbox>
                  <w:txbxContent>
                    <w:p w:rsidR="00715DFE" w:rsidRDefault="00715DFE" w:rsidP="00857332">
                      <w:r>
                        <w:rPr>
                          <w:rFonts w:hint="cs"/>
                          <w:cs/>
                        </w:rPr>
                        <w:t xml:space="preserve">ภาพที่ 3-1  </w:t>
                      </w:r>
                      <w:r w:rsidRPr="008D47B7">
                        <w:rPr>
                          <w:cs/>
                        </w:rPr>
                        <w:t>แผนภาพ</w:t>
                      </w:r>
                      <w:r>
                        <w:rPr>
                          <w:rFonts w:hint="cs"/>
                          <w:cs/>
                        </w:rPr>
                        <w:t>ยูสเคส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E1467">
        <w:rPr>
          <w:noProof/>
        </w:rPr>
        <w:drawing>
          <wp:anchor distT="0" distB="0" distL="114300" distR="114300" simplePos="0" relativeHeight="251788288" behindDoc="0" locked="0" layoutInCell="1" allowOverlap="1" wp14:anchorId="35086354" wp14:editId="1DD75440">
            <wp:simplePos x="0" y="0"/>
            <wp:positionH relativeFrom="column">
              <wp:posOffset>-690880</wp:posOffset>
            </wp:positionH>
            <wp:positionV relativeFrom="paragraph">
              <wp:posOffset>2161540</wp:posOffset>
            </wp:positionV>
            <wp:extent cx="6515735" cy="4237355"/>
            <wp:effectExtent l="15240" t="22860" r="14605" b="146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Case_manageProjec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15735" cy="4237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77"/>
      <w:r w:rsidR="004348C7"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450CA" w:rsidRPr="007E1467" w:rsidRDefault="0099161B" w:rsidP="00991A87">
      <w:pPr>
        <w:pStyle w:val="a0"/>
        <w:rPr>
          <w:color w:val="FFFFFF" w:themeColor="background1"/>
          <w:cs/>
        </w:rPr>
      </w:pPr>
      <w:bookmarkStart w:id="478" w:name="_Toc424818805"/>
      <w:r w:rsidRPr="007E1467">
        <w:rPr>
          <w:color w:val="FFFFFF" w:themeColor="background1"/>
          <w:cs/>
        </w:rPr>
        <w:t xml:space="preserve">ภาพที่ </w:t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STYLEREF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</w:rPr>
        <w:instrText>\s</w:instrText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3</w:t>
      </w:r>
      <w:r w:rsidR="00530FE1" w:rsidRPr="007E1467">
        <w:rPr>
          <w:color w:val="FFFFFF" w:themeColor="background1"/>
          <w:cs/>
        </w:rPr>
        <w:fldChar w:fldCharType="end"/>
      </w:r>
      <w:r w:rsidR="00530FE1" w:rsidRPr="007E1467">
        <w:rPr>
          <w:color w:val="FFFFFF" w:themeColor="background1"/>
          <w:cs/>
        </w:rPr>
        <w:noBreakHyphen/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SEQ </w:instrText>
      </w:r>
      <w:r w:rsidR="00530FE1" w:rsidRPr="007E1467">
        <w:rPr>
          <w:color w:val="FFFFFF" w:themeColor="background1"/>
          <w:cs/>
        </w:rPr>
        <w:instrText xml:space="preserve">ภาพที่ </w:instrText>
      </w:r>
      <w:r w:rsidR="00530FE1" w:rsidRPr="007E1467">
        <w:rPr>
          <w:color w:val="FFFFFF" w:themeColor="background1"/>
        </w:rPr>
        <w:instrText>\</w:instrText>
      </w:r>
      <w:r w:rsidR="00530FE1" w:rsidRPr="007E1467">
        <w:rPr>
          <w:color w:val="FFFFFF" w:themeColor="background1"/>
          <w:cs/>
        </w:rPr>
        <w:instrText xml:space="preserve">* </w:instrText>
      </w:r>
      <w:r w:rsidR="00530FE1" w:rsidRPr="007E1467">
        <w:rPr>
          <w:color w:val="FFFFFF" w:themeColor="background1"/>
        </w:rPr>
        <w:instrText xml:space="preserve">ARABIC \s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1</w:t>
      </w:r>
      <w:r w:rsidR="00530FE1"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t xml:space="preserve">  </w:t>
      </w:r>
      <w:r w:rsidR="006B6750" w:rsidRPr="007E1467">
        <w:rPr>
          <w:noProof/>
          <w:color w:val="FFFFFF" w:themeColor="background1"/>
          <w:cs/>
        </w:rPr>
        <w:t>แผนภาพยูสเคส</w:t>
      </w:r>
      <w:bookmarkStart w:id="479" w:name="_Toc409752790"/>
      <w:bookmarkStart w:id="480" w:name="_Toc409753202"/>
      <w:bookmarkStart w:id="481" w:name="_Toc416273396"/>
      <w:bookmarkStart w:id="482" w:name="_Toc420265891"/>
      <w:bookmarkStart w:id="483" w:name="_Toc420387332"/>
      <w:bookmarkStart w:id="484" w:name="_Toc420485927"/>
      <w:bookmarkEnd w:id="478"/>
    </w:p>
    <w:p w:rsidR="005F15F8" w:rsidRPr="007E1467" w:rsidRDefault="005F15F8" w:rsidP="00991A87">
      <w:pPr>
        <w:pStyle w:val="Heading3"/>
        <w:rPr>
          <w:cs/>
        </w:rPr>
      </w:pPr>
      <w:bookmarkStart w:id="485" w:name="_Toc420525084"/>
      <w:bookmarkStart w:id="486" w:name="_Toc420734893"/>
      <w:bookmarkStart w:id="487" w:name="_Toc420739386"/>
      <w:bookmarkStart w:id="488" w:name="_Toc453667494"/>
      <w:bookmarkStart w:id="489" w:name="_Toc453683053"/>
      <w:bookmarkStart w:id="490" w:name="_Toc453683465"/>
      <w:bookmarkStart w:id="491" w:name="_Toc453683725"/>
      <w:bookmarkStart w:id="492" w:name="_Toc487543113"/>
      <w:r w:rsidRPr="007E1467">
        <w:rPr>
          <w:cs/>
        </w:rPr>
        <w:lastRenderedPageBreak/>
        <w:t>คำอธิบายแผนภาพยูสเคส</w:t>
      </w:r>
      <w:r w:rsidR="00E85EB6" w:rsidRPr="007E1467">
        <w:rPr>
          <w:cs/>
        </w:rPr>
        <w:t xml:space="preserve"> (</w:t>
      </w:r>
      <w:r w:rsidR="00E85EB6" w:rsidRPr="007E1467">
        <w:t>Use Case Description</w:t>
      </w:r>
      <w:r w:rsidR="00E85EB6" w:rsidRPr="007E1467">
        <w:rPr>
          <w:cs/>
        </w:rPr>
        <w:t>)</w:t>
      </w:r>
      <w:bookmarkEnd w:id="485"/>
      <w:bookmarkEnd w:id="486"/>
      <w:bookmarkEnd w:id="487"/>
      <w:bookmarkEnd w:id="488"/>
      <w:bookmarkEnd w:id="489"/>
      <w:bookmarkEnd w:id="490"/>
      <w:bookmarkEnd w:id="491"/>
      <w:bookmarkEnd w:id="492"/>
    </w:p>
    <w:p w:rsidR="002C5C53" w:rsidRPr="007E1467" w:rsidRDefault="002C5C53" w:rsidP="00991A87">
      <w:pPr>
        <w:spacing w:before="0" w:after="0" w:line="240" w:lineRule="auto"/>
        <w:ind w:firstLine="720"/>
      </w:pPr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bookmarkStart w:id="493" w:name="_Toc420526500"/>
      <w:bookmarkStart w:id="494" w:name="_Toc420530172"/>
      <w:bookmarkStart w:id="495" w:name="_Toc420530191"/>
      <w:bookmarkStart w:id="496" w:name="_Toc420530467"/>
      <w:bookmarkStart w:id="497" w:name="_Toc420530486"/>
      <w:bookmarkStart w:id="498" w:name="_Toc420530505"/>
      <w:bookmarkStart w:id="499" w:name="_Toc420530524"/>
      <w:bookmarkStart w:id="500" w:name="_Toc420542599"/>
      <w:bookmarkStart w:id="501" w:name="_Toc420543130"/>
      <w:bookmarkStart w:id="502" w:name="_Toc420543192"/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B569B" w:rsidRPr="007E1467" w:rsidRDefault="008B569B" w:rsidP="00991A87">
      <w:pPr>
        <w:pStyle w:val="a1"/>
      </w:pPr>
      <w:bookmarkStart w:id="503" w:name="_Toc424818443"/>
      <w:bookmarkStart w:id="504" w:name="_Toc487546666"/>
      <w:r w:rsidRPr="007E1467">
        <w:rPr>
          <w:cs/>
        </w:rPr>
        <w:t xml:space="preserve">ตารางที่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402ED5">
        <w:rPr>
          <w:noProof/>
          <w:cs/>
        </w:rPr>
        <w:t>3</w:t>
      </w:r>
      <w:r w:rsidR="000976E2">
        <w:rPr>
          <w:noProof/>
        </w:rPr>
        <w:fldChar w:fldCharType="end"/>
      </w:r>
      <w:r w:rsidR="00402ED5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ตารางที่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402ED5">
        <w:rPr>
          <w:noProof/>
          <w:cs/>
        </w:rPr>
        <w:t>1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คำอธิบายยูสเคส</w:t>
      </w:r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r w:rsidR="0099161B" w:rsidRPr="007E1467">
        <w:rPr>
          <w:cs/>
        </w:rPr>
        <w:t xml:space="preserve"> </w:t>
      </w:r>
      <w:r w:rsidR="0099161B" w:rsidRPr="007E1467">
        <w:t>UC01</w:t>
      </w:r>
      <w:bookmarkEnd w:id="503"/>
      <w:bookmarkEnd w:id="50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397"/>
        <w:gridCol w:w="2922"/>
        <w:gridCol w:w="2553"/>
      </w:tblGrid>
      <w:tr w:rsidR="00890768" w:rsidRPr="007E1467" w:rsidTr="007F3AA6">
        <w:tc>
          <w:tcPr>
            <w:tcW w:w="1914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ชื่อยูสเคส : </w:t>
            </w:r>
            <w:r w:rsidR="00F8636F" w:rsidRPr="007E1467">
              <w:rPr>
                <w:cs/>
                <w:lang w:val="th-TH"/>
              </w:rPr>
              <w:t>ตั้งค่าสิทธิ์จัดการโครงการ</w:t>
            </w:r>
          </w:p>
        </w:tc>
        <w:tc>
          <w:tcPr>
            <w:tcW w:w="1647" w:type="pct"/>
          </w:tcPr>
          <w:p w:rsidR="006A5073" w:rsidRPr="007E1467" w:rsidRDefault="006A5073" w:rsidP="00991A87">
            <w:r w:rsidRPr="007E1467">
              <w:rPr>
                <w:cs/>
              </w:rPr>
              <w:t xml:space="preserve">รหัส </w:t>
            </w:r>
            <w:r w:rsidRPr="007E1467">
              <w:t>UC01</w:t>
            </w:r>
          </w:p>
        </w:tc>
        <w:tc>
          <w:tcPr>
            <w:tcW w:w="1439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ระดับความสำคัญ : สูง (ต่ำ/กลาง/สูง)</w:t>
            </w:r>
          </w:p>
        </w:tc>
      </w:tr>
      <w:tr w:rsidR="00CA09ED" w:rsidRPr="007E1467" w:rsidTr="007F3AA6">
        <w:tc>
          <w:tcPr>
            <w:tcW w:w="1914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ผู้กระทำหลัก : </w:t>
            </w:r>
            <w:r w:rsidR="00F8636F" w:rsidRPr="007E1467">
              <w:rPr>
                <w:cs/>
              </w:rPr>
              <w:t>ผู้ดูแลระบบวิทยาลัย</w:t>
            </w:r>
          </w:p>
        </w:tc>
        <w:tc>
          <w:tcPr>
            <w:tcW w:w="3086" w:type="pct"/>
            <w:gridSpan w:val="2"/>
          </w:tcPr>
          <w:p w:rsidR="006A5073" w:rsidRPr="007E1467" w:rsidRDefault="007F3AA6" w:rsidP="00991A8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ระดับความซับซ้อน </w:t>
            </w:r>
            <w:r w:rsidR="006A5073" w:rsidRPr="007E1467">
              <w:rPr>
                <w:cs/>
              </w:rPr>
              <w:t xml:space="preserve">: 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ผู้มีส่วนเกี่ยวข้องและการใช้ประโยชน์ : </w:t>
            </w:r>
            <w:r w:rsidR="00F8636F" w:rsidRPr="007E1467">
              <w:rPr>
                <w:cs/>
              </w:rPr>
              <w:t xml:space="preserve">เจ้าหน้าที่โครงการสถาบัน </w:t>
            </w:r>
            <w:r w:rsidR="00F12917" w:rsidRPr="007E1467">
              <w:rPr>
                <w:cs/>
              </w:rPr>
              <w:t>และ</w:t>
            </w:r>
            <w:r w:rsidR="00F8636F" w:rsidRPr="007E1467">
              <w:rPr>
                <w:cs/>
              </w:rPr>
              <w:t>เจ้าหน้าที่โครงการวิทยาลัย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คำอธิบาย : </w:t>
            </w:r>
            <w:proofErr w:type="spellStart"/>
            <w:r w:rsidR="00F22B07" w:rsidRPr="007E1467">
              <w:t>xxxxxxxxxxxxxxxxxxxxxxxxxxxxxxxxx</w:t>
            </w:r>
            <w:proofErr w:type="spellEnd"/>
            <w:r w:rsidR="007F3AA6">
              <w:rPr>
                <w:rFonts w:hint="cs"/>
                <w:cs/>
              </w:rPr>
              <w:t xml:space="preserve"> (3บรรทัดขึ้นไป)</w:t>
            </w:r>
          </w:p>
        </w:tc>
      </w:tr>
      <w:tr w:rsidR="007F3AA6" w:rsidRPr="007E1467" w:rsidTr="00024A88">
        <w:tc>
          <w:tcPr>
            <w:tcW w:w="5000" w:type="pct"/>
            <w:gridSpan w:val="3"/>
          </w:tcPr>
          <w:p w:rsidR="007F3AA6" w:rsidRPr="007E1467" w:rsidRDefault="007F3AA6" w:rsidP="00991A87">
            <w:pPr>
              <w:rPr>
                <w:cs/>
              </w:rPr>
            </w:pPr>
            <w:r w:rsidRPr="007E1467">
              <w:rPr>
                <w:cs/>
              </w:rPr>
              <w:t xml:space="preserve">สิ่งกระตุ้น : 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7F3AA6" w:rsidP="00991A87">
            <w:pPr>
              <w:rPr>
                <w:cs/>
              </w:rPr>
            </w:pPr>
            <w:r>
              <w:rPr>
                <w:cs/>
              </w:rPr>
              <w:t>ประเภทสิ่ง</w:t>
            </w:r>
            <w:r w:rsidRPr="007E1467">
              <w:rPr>
                <w:cs/>
              </w:rPr>
              <w:t>กระตุ้น : ภายนอก</w:t>
            </w:r>
          </w:p>
        </w:tc>
      </w:tr>
      <w:tr w:rsidR="006A5073" w:rsidRPr="007E1467" w:rsidTr="00024A88">
        <w:tc>
          <w:tcPr>
            <w:tcW w:w="5000" w:type="pct"/>
            <w:gridSpan w:val="3"/>
          </w:tcPr>
          <w:p w:rsidR="006A5073" w:rsidRPr="007E1467" w:rsidRDefault="006A5073" w:rsidP="00991A87">
            <w:r w:rsidRPr="007E1467">
              <w:rPr>
                <w:cs/>
              </w:rPr>
              <w:t>ความสัมพันธ์ :</w:t>
            </w:r>
          </w:p>
          <w:p w:rsidR="006A5073" w:rsidRPr="007E1467" w:rsidRDefault="006A5073" w:rsidP="00991A87">
            <w:pPr>
              <w:ind w:left="720"/>
              <w:rPr>
                <w:cs/>
              </w:rPr>
            </w:pPr>
            <w:r w:rsidRPr="007E1467">
              <w:rPr>
                <w:cs/>
              </w:rPr>
              <w:t>ความเกี่ยวเนื่อง : -</w:t>
            </w:r>
          </w:p>
          <w:p w:rsidR="006A5073" w:rsidRPr="007E1467" w:rsidRDefault="006A5073" w:rsidP="00991A87">
            <w:pPr>
              <w:ind w:left="720"/>
              <w:rPr>
                <w:cs/>
              </w:rPr>
            </w:pPr>
            <w:r w:rsidRPr="007E1467">
              <w:rPr>
                <w:cs/>
              </w:rPr>
              <w:t>การรวม : -</w:t>
            </w:r>
          </w:p>
          <w:p w:rsidR="006A5073" w:rsidRPr="007E1467" w:rsidRDefault="006A5073" w:rsidP="00991A87">
            <w:pPr>
              <w:ind w:left="720"/>
              <w:rPr>
                <w:cs/>
              </w:rPr>
            </w:pPr>
            <w:r w:rsidRPr="007E1467">
              <w:rPr>
                <w:cs/>
              </w:rPr>
              <w:t>การขยาย : -</w:t>
            </w:r>
          </w:p>
          <w:p w:rsidR="006A5073" w:rsidRPr="007E1467" w:rsidRDefault="006A5073" w:rsidP="00991A87">
            <w:pPr>
              <w:ind w:left="720"/>
            </w:pPr>
            <w:r w:rsidRPr="007E1467">
              <w:rPr>
                <w:cs/>
              </w:rPr>
              <w:t>การรับทอดคุณสมบัติ : -</w:t>
            </w:r>
          </w:p>
        </w:tc>
      </w:tr>
      <w:tr w:rsidR="00CA09ED" w:rsidRPr="007E1467" w:rsidTr="007F3AA6">
        <w:tc>
          <w:tcPr>
            <w:tcW w:w="1914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เงื่อนไขก่อนการทำงาน</w:t>
            </w:r>
          </w:p>
        </w:tc>
        <w:tc>
          <w:tcPr>
            <w:tcW w:w="3086" w:type="pct"/>
            <w:gridSpan w:val="2"/>
          </w:tcPr>
          <w:p w:rsidR="006A5073" w:rsidRPr="007E1467" w:rsidRDefault="00EA163E" w:rsidP="00991A87">
            <w:r w:rsidRPr="007E1467">
              <w:rPr>
                <w:cs/>
              </w:rPr>
              <w:t>ต้องมีสิทธิ์การเข้าถึงเมนูดังกล่าว (ผู้ดูแลระบบ</w:t>
            </w:r>
            <w:r w:rsidR="00062041" w:rsidRPr="007E1467">
              <w:rPr>
                <w:cs/>
              </w:rPr>
              <w:t>ฯ</w:t>
            </w:r>
            <w:r w:rsidRPr="007E1467">
              <w:rPr>
                <w:cs/>
              </w:rPr>
              <w:t>)</w:t>
            </w:r>
          </w:p>
        </w:tc>
      </w:tr>
      <w:tr w:rsidR="00CA09ED" w:rsidRPr="007E1467" w:rsidTr="007F3AA6">
        <w:tc>
          <w:tcPr>
            <w:tcW w:w="1914" w:type="pct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เงื่อนไขหลังการทำงาน</w:t>
            </w:r>
          </w:p>
        </w:tc>
        <w:tc>
          <w:tcPr>
            <w:tcW w:w="3086" w:type="pct"/>
            <w:gridSpan w:val="2"/>
          </w:tcPr>
          <w:p w:rsidR="006A5073" w:rsidRPr="007E1467" w:rsidRDefault="00C71CBC" w:rsidP="00991A87">
            <w:pPr>
              <w:rPr>
                <w:cs/>
              </w:rPr>
            </w:pPr>
            <w:r w:rsidRPr="007E1467">
              <w:rPr>
                <w:cs/>
              </w:rPr>
              <w:t>ตั้งค่าสิทธิ์การเข้าถึงเมนูที่เกี่ยวข้องกับการจัดการโครงการ</w:t>
            </w:r>
          </w:p>
        </w:tc>
      </w:tr>
      <w:tr w:rsidR="00890768" w:rsidRPr="007E1467" w:rsidTr="007F3AA6">
        <w:tc>
          <w:tcPr>
            <w:tcW w:w="1914" w:type="pct"/>
          </w:tcPr>
          <w:p w:rsidR="006A5073" w:rsidRPr="007E1467" w:rsidRDefault="006A5073" w:rsidP="00991A87">
            <w:r w:rsidRPr="007E1467">
              <w:rPr>
                <w:cs/>
              </w:rPr>
              <w:t>ขั้นตอนการทำงานปกติ</w:t>
            </w:r>
          </w:p>
        </w:tc>
        <w:tc>
          <w:tcPr>
            <w:tcW w:w="1647" w:type="pct"/>
          </w:tcPr>
          <w:p w:rsidR="006A5073" w:rsidRPr="007E1467" w:rsidRDefault="007F3AA6" w:rsidP="00991A87">
            <w:pPr>
              <w:jc w:val="center"/>
            </w:pPr>
            <w:r>
              <w:rPr>
                <w:rFonts w:hint="cs"/>
                <w:cs/>
              </w:rPr>
              <w:t>ผู้ใช้งาน</w:t>
            </w:r>
          </w:p>
        </w:tc>
        <w:tc>
          <w:tcPr>
            <w:tcW w:w="1439" w:type="pct"/>
          </w:tcPr>
          <w:p w:rsidR="006A5073" w:rsidRPr="007E1467" w:rsidRDefault="007F3AA6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</w:tr>
      <w:tr w:rsidR="00024A88" w:rsidRPr="007E1467" w:rsidTr="007F3AA6">
        <w:tc>
          <w:tcPr>
            <w:tcW w:w="1914" w:type="pct"/>
          </w:tcPr>
          <w:p w:rsidR="006A5073" w:rsidRPr="007E1467" w:rsidRDefault="006A5073" w:rsidP="00991A87">
            <w:pPr>
              <w:rPr>
                <w:cs/>
              </w:rPr>
            </w:pPr>
          </w:p>
        </w:tc>
        <w:tc>
          <w:tcPr>
            <w:tcW w:w="1647" w:type="pct"/>
          </w:tcPr>
          <w:p w:rsidR="006A5073" w:rsidRPr="007E1467" w:rsidRDefault="00C71CBC" w:rsidP="00991A87">
            <w:pPr>
              <w:pStyle w:val="ListParagraph"/>
              <w:numPr>
                <w:ilvl w:val="0"/>
                <w:numId w:val="295"/>
              </w:numPr>
              <w:spacing w:before="0" w:line="240" w:lineRule="auto"/>
              <w:ind w:left="400"/>
              <w:jc w:val="left"/>
              <w:rPr>
                <w:rFonts w:cs="TH SarabunPSK"/>
                <w:szCs w:val="32"/>
              </w:rPr>
            </w:pPr>
            <w:r w:rsidRPr="007E1467">
              <w:rPr>
                <w:rFonts w:cs="TH SarabunPSK"/>
                <w:szCs w:val="32"/>
                <w:cs/>
              </w:rPr>
              <w:t>ผู้ดูและระบบ  คลิกเมนูตั้งค่าโครงการ</w:t>
            </w:r>
          </w:p>
        </w:tc>
        <w:tc>
          <w:tcPr>
            <w:tcW w:w="1439" w:type="pct"/>
          </w:tcPr>
          <w:p w:rsidR="006A5073" w:rsidRPr="007E1467" w:rsidRDefault="006A5073" w:rsidP="00991A87">
            <w:pPr>
              <w:spacing w:before="0"/>
              <w:jc w:val="left"/>
            </w:pPr>
          </w:p>
        </w:tc>
      </w:tr>
    </w:tbl>
    <w:p w:rsidR="00024A88" w:rsidRPr="007E1467" w:rsidRDefault="00024A88" w:rsidP="00991A87">
      <w:pPr>
        <w:pStyle w:val="a1"/>
      </w:pPr>
      <w:bookmarkStart w:id="505" w:name="_Toc420526501"/>
      <w:bookmarkStart w:id="506" w:name="_Toc420530173"/>
      <w:bookmarkStart w:id="507" w:name="_Toc420530192"/>
      <w:bookmarkStart w:id="508" w:name="_Toc420530468"/>
      <w:bookmarkStart w:id="509" w:name="_Toc420530487"/>
      <w:bookmarkStart w:id="510" w:name="_Toc420530506"/>
      <w:bookmarkStart w:id="511" w:name="_Toc420530525"/>
      <w:bookmarkStart w:id="512" w:name="_Toc420542600"/>
      <w:bookmarkStart w:id="513" w:name="_Toc420543131"/>
      <w:bookmarkStart w:id="514" w:name="_Toc420543193"/>
      <w:bookmarkStart w:id="515" w:name="_Toc424818444"/>
      <w:bookmarkStart w:id="516" w:name="_Toc487546667"/>
      <w:r w:rsidRPr="007E1467">
        <w:rPr>
          <w:cs/>
        </w:rPr>
        <w:t xml:space="preserve">ตารางที่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402ED5">
        <w:rPr>
          <w:noProof/>
          <w:cs/>
        </w:rPr>
        <w:t>3</w:t>
      </w:r>
      <w:r w:rsidR="000976E2">
        <w:rPr>
          <w:noProof/>
        </w:rPr>
        <w:fldChar w:fldCharType="end"/>
      </w:r>
      <w:r w:rsidR="00402ED5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ตารางที่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402ED5">
        <w:rPr>
          <w:noProof/>
          <w:cs/>
        </w:rPr>
        <w:t>2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คำอธิบายยูสเคส</w:t>
      </w:r>
      <w:r w:rsidR="0099161B" w:rsidRPr="007E1467">
        <w:t xml:space="preserve"> UC01</w:t>
      </w:r>
      <w:r w:rsidR="00F22B07" w:rsidRPr="007E1467">
        <w:rPr>
          <w:cs/>
        </w:rPr>
        <w:t xml:space="preserve"> (ต่อ</w:t>
      </w:r>
      <w:r w:rsidRPr="007E1467">
        <w:rPr>
          <w:cs/>
        </w:rPr>
        <w:t>)</w:t>
      </w:r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tbl>
      <w:tblPr>
        <w:tblStyle w:val="TableGrid"/>
        <w:tblW w:w="4937" w:type="pct"/>
        <w:tblLayout w:type="fixed"/>
        <w:tblLook w:val="04A0" w:firstRow="1" w:lastRow="0" w:firstColumn="1" w:lastColumn="0" w:noHBand="0" w:noVBand="1"/>
      </w:tblPr>
      <w:tblGrid>
        <w:gridCol w:w="2383"/>
        <w:gridCol w:w="2940"/>
        <w:gridCol w:w="3437"/>
      </w:tblGrid>
      <w:tr w:rsidR="007F3AA6" w:rsidRPr="007E1467" w:rsidTr="007F3AA6">
        <w:trPr>
          <w:trHeight w:val="605"/>
        </w:trPr>
        <w:tc>
          <w:tcPr>
            <w:tcW w:w="1360" w:type="pct"/>
          </w:tcPr>
          <w:p w:rsidR="007F3AA6" w:rsidRPr="007E1467" w:rsidRDefault="007F3AA6" w:rsidP="007F3AA6">
            <w:r w:rsidRPr="007E1467">
              <w:rPr>
                <w:cs/>
              </w:rPr>
              <w:t>ขั้นตอนการทำงานปกติ</w:t>
            </w:r>
          </w:p>
        </w:tc>
        <w:tc>
          <w:tcPr>
            <w:tcW w:w="1678" w:type="pct"/>
            <w:tcBorders>
              <w:bottom w:val="single" w:sz="4" w:space="0" w:color="auto"/>
            </w:tcBorders>
          </w:tcPr>
          <w:p w:rsidR="007F3AA6" w:rsidRPr="00A60A6F" w:rsidRDefault="007F3AA6" w:rsidP="007F3AA6">
            <w:pPr>
              <w:jc w:val="center"/>
              <w:rPr>
                <w:cs/>
              </w:rPr>
            </w:pPr>
            <w:r w:rsidRPr="00A60A6F">
              <w:rPr>
                <w:cs/>
              </w:rPr>
              <w:t>ผู้ใช้งาน</w:t>
            </w:r>
          </w:p>
        </w:tc>
        <w:tc>
          <w:tcPr>
            <w:tcW w:w="1962" w:type="pct"/>
            <w:tcBorders>
              <w:bottom w:val="single" w:sz="4" w:space="0" w:color="auto"/>
            </w:tcBorders>
          </w:tcPr>
          <w:p w:rsidR="007F3AA6" w:rsidRDefault="007F3AA6" w:rsidP="007F3AA6">
            <w:pPr>
              <w:jc w:val="center"/>
            </w:pPr>
            <w:r w:rsidRPr="00A60A6F">
              <w:rPr>
                <w:cs/>
              </w:rPr>
              <w:t>ระบบ</w:t>
            </w:r>
          </w:p>
        </w:tc>
      </w:tr>
      <w:tr w:rsidR="00BF004E" w:rsidRPr="007E1467" w:rsidTr="007F3AA6">
        <w:trPr>
          <w:trHeight w:val="731"/>
        </w:trPr>
        <w:tc>
          <w:tcPr>
            <w:tcW w:w="1360" w:type="pct"/>
            <w:vMerge w:val="restart"/>
          </w:tcPr>
          <w:p w:rsidR="00BF004E" w:rsidRPr="007E1467" w:rsidRDefault="00BF004E" w:rsidP="00991A87">
            <w:pPr>
              <w:rPr>
                <w:cs/>
              </w:rPr>
            </w:pPr>
          </w:p>
        </w:tc>
        <w:tc>
          <w:tcPr>
            <w:tcW w:w="1678" w:type="pct"/>
            <w:tcBorders>
              <w:bottom w:val="nil"/>
            </w:tcBorders>
          </w:tcPr>
          <w:p w:rsidR="00BF004E" w:rsidRPr="007E1467" w:rsidRDefault="00BF004E" w:rsidP="00991A87">
            <w:pPr>
              <w:pStyle w:val="ListParagraph"/>
              <w:spacing w:before="0" w:line="240" w:lineRule="auto"/>
              <w:ind w:left="400"/>
              <w:jc w:val="left"/>
              <w:rPr>
                <w:rFonts w:cs="TH SarabunPSK"/>
                <w:szCs w:val="32"/>
                <w:cs/>
              </w:rPr>
            </w:pPr>
          </w:p>
        </w:tc>
        <w:tc>
          <w:tcPr>
            <w:tcW w:w="1962" w:type="pct"/>
            <w:tcBorders>
              <w:bottom w:val="nil"/>
            </w:tcBorders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6"/>
              </w:numPr>
              <w:spacing w:before="0" w:line="240" w:lineRule="auto"/>
              <w:ind w:left="432"/>
              <w:jc w:val="left"/>
              <w:rPr>
                <w:rFonts w:cs="TH SarabunPSK"/>
                <w:szCs w:val="32"/>
              </w:rPr>
            </w:pPr>
            <w:r w:rsidRPr="007E1467">
              <w:rPr>
                <w:rFonts w:cs="TH SarabunPSK"/>
                <w:szCs w:val="32"/>
                <w:cs/>
              </w:rPr>
              <w:t xml:space="preserve">ระบบแสดงหน้าจอเมนูตั้งค่าโครงการ </w:t>
            </w:r>
          </w:p>
        </w:tc>
      </w:tr>
      <w:tr w:rsidR="00BF004E" w:rsidRPr="007E1467" w:rsidTr="007F3AA6">
        <w:trPr>
          <w:trHeight w:val="731"/>
        </w:trPr>
        <w:tc>
          <w:tcPr>
            <w:tcW w:w="1360" w:type="pct"/>
            <w:vMerge/>
          </w:tcPr>
          <w:p w:rsidR="00BF004E" w:rsidRPr="007E1467" w:rsidRDefault="00BF004E" w:rsidP="00991A87"/>
        </w:tc>
        <w:tc>
          <w:tcPr>
            <w:tcW w:w="1678" w:type="pct"/>
            <w:tcBorders>
              <w:top w:val="nil"/>
              <w:bottom w:val="nil"/>
            </w:tcBorders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6"/>
              </w:numPr>
              <w:spacing w:before="0" w:line="240" w:lineRule="auto"/>
              <w:ind w:left="397"/>
              <w:jc w:val="left"/>
              <w:rPr>
                <w:rFonts w:cs="TH SarabunPSK"/>
                <w:szCs w:val="32"/>
                <w:cs/>
              </w:rPr>
            </w:pPr>
            <w:r w:rsidRPr="007E1467">
              <w:rPr>
                <w:rFonts w:cs="TH SarabunPSK"/>
                <w:szCs w:val="32"/>
                <w:cs/>
              </w:rPr>
              <w:t>ผู้ดูแลระบบ คลิกเมนูตั้งค่าแบบฟอร์มโครงการ</w:t>
            </w:r>
          </w:p>
        </w:tc>
        <w:tc>
          <w:tcPr>
            <w:tcW w:w="1962" w:type="pct"/>
            <w:tcBorders>
              <w:top w:val="nil"/>
              <w:bottom w:val="nil"/>
            </w:tcBorders>
          </w:tcPr>
          <w:p w:rsidR="00BF004E" w:rsidRPr="007E1467" w:rsidRDefault="00BF004E" w:rsidP="00991A87">
            <w:pPr>
              <w:pStyle w:val="ListParagraph"/>
              <w:spacing w:before="0" w:line="240" w:lineRule="auto"/>
              <w:ind w:left="432"/>
              <w:jc w:val="left"/>
              <w:rPr>
                <w:rFonts w:cs="TH SarabunPSK"/>
                <w:szCs w:val="32"/>
                <w:cs/>
              </w:rPr>
            </w:pPr>
          </w:p>
        </w:tc>
      </w:tr>
      <w:tr w:rsidR="00BF004E" w:rsidRPr="007E1467" w:rsidTr="007F3AA6">
        <w:trPr>
          <w:trHeight w:val="742"/>
        </w:trPr>
        <w:tc>
          <w:tcPr>
            <w:tcW w:w="1360" w:type="pct"/>
            <w:vMerge/>
          </w:tcPr>
          <w:p w:rsidR="00BF004E" w:rsidRPr="007E1467" w:rsidRDefault="00BF004E" w:rsidP="00991A87">
            <w:pPr>
              <w:rPr>
                <w:cs/>
              </w:rPr>
            </w:pPr>
          </w:p>
        </w:tc>
        <w:tc>
          <w:tcPr>
            <w:tcW w:w="1678" w:type="pct"/>
            <w:tcBorders>
              <w:top w:val="nil"/>
              <w:bottom w:val="nil"/>
            </w:tcBorders>
          </w:tcPr>
          <w:p w:rsidR="00BF004E" w:rsidRPr="007E1467" w:rsidRDefault="00BF004E" w:rsidP="00991A87">
            <w:pPr>
              <w:pStyle w:val="ListParagraph"/>
              <w:spacing w:before="0" w:line="240" w:lineRule="auto"/>
              <w:ind w:left="397"/>
              <w:jc w:val="left"/>
              <w:rPr>
                <w:rFonts w:cs="TH SarabunPSK"/>
                <w:szCs w:val="32"/>
                <w:cs/>
              </w:rPr>
            </w:pPr>
          </w:p>
        </w:tc>
        <w:tc>
          <w:tcPr>
            <w:tcW w:w="1962" w:type="pct"/>
            <w:tcBorders>
              <w:top w:val="nil"/>
              <w:bottom w:val="nil"/>
            </w:tcBorders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6"/>
              </w:numPr>
              <w:spacing w:before="0" w:line="240" w:lineRule="auto"/>
              <w:jc w:val="left"/>
              <w:rPr>
                <w:rFonts w:cs="TH SarabunPSK"/>
                <w:szCs w:val="32"/>
                <w:cs/>
              </w:rPr>
            </w:pPr>
            <w:r w:rsidRPr="007E1467">
              <w:rPr>
                <w:rFonts w:cs="TH SarabunPSK"/>
                <w:szCs w:val="32"/>
                <w:cs/>
              </w:rPr>
              <w:t>บันทึกการตั้งค่าอัตโนมัติ เมื่อคลิกเปิด/ปิดสิทธิ์</w:t>
            </w:r>
          </w:p>
        </w:tc>
      </w:tr>
      <w:tr w:rsidR="00BF004E" w:rsidRPr="007E1467" w:rsidTr="007F3AA6">
        <w:trPr>
          <w:trHeight w:val="2994"/>
        </w:trPr>
        <w:tc>
          <w:tcPr>
            <w:tcW w:w="1360" w:type="pct"/>
            <w:vMerge/>
          </w:tcPr>
          <w:p w:rsidR="00BF004E" w:rsidRPr="007E1467" w:rsidRDefault="00BF004E" w:rsidP="00991A87">
            <w:pPr>
              <w:rPr>
                <w:cs/>
              </w:rPr>
            </w:pPr>
          </w:p>
        </w:tc>
        <w:tc>
          <w:tcPr>
            <w:tcW w:w="1678" w:type="pct"/>
            <w:tcBorders>
              <w:top w:val="nil"/>
            </w:tcBorders>
          </w:tcPr>
          <w:p w:rsidR="00BF004E" w:rsidRPr="007E1467" w:rsidRDefault="00BF004E" w:rsidP="00991A87">
            <w:pPr>
              <w:pStyle w:val="ListParagraph"/>
              <w:numPr>
                <w:ilvl w:val="0"/>
                <w:numId w:val="299"/>
              </w:numPr>
              <w:spacing w:before="0" w:line="240" w:lineRule="auto"/>
              <w:ind w:left="400"/>
              <w:jc w:val="left"/>
              <w:rPr>
                <w:rFonts w:cs="TH SarabunPSK"/>
                <w:szCs w:val="32"/>
              </w:rPr>
            </w:pPr>
            <w:r w:rsidRPr="007E1467">
              <w:rPr>
                <w:rFonts w:cs="TH SarabunPSK"/>
                <w:szCs w:val="32"/>
                <w:cs/>
              </w:rPr>
              <w:t>ผู้ดูแลระบบ คลิกเปิด/ปิด สิทธิ์ของผู้ใช้ตามการเข้าถึงเมนูที่เกี่ยวข้องที่ปรากฎ โดยปุ่ม</w:t>
            </w:r>
          </w:p>
          <w:p w:rsidR="00BF004E" w:rsidRPr="007E1467" w:rsidRDefault="00BF004E" w:rsidP="00991A87">
            <w:pPr>
              <w:ind w:left="400"/>
              <w:rPr>
                <w:cs/>
              </w:rPr>
            </w:pPr>
            <w:r w:rsidRPr="007E1467">
              <w:rPr>
                <w:noProof/>
              </w:rPr>
              <w:drawing>
                <wp:inline distT="0" distB="0" distL="0" distR="0" wp14:anchorId="68C7E0B5" wp14:editId="57046834">
                  <wp:extent cx="570506" cy="188145"/>
                  <wp:effectExtent l="0" t="0" r="127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nButto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77" cy="20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1467">
              <w:rPr>
                <w:cs/>
              </w:rPr>
              <w:t xml:space="preserve">  : การเปิดสิทธิ์</w:t>
            </w:r>
          </w:p>
          <w:p w:rsidR="00BF004E" w:rsidRPr="007E1467" w:rsidRDefault="00BF004E" w:rsidP="00991A87">
            <w:pPr>
              <w:ind w:left="400"/>
            </w:pPr>
            <w:r w:rsidRPr="007E1467">
              <w:rPr>
                <w:noProof/>
              </w:rPr>
              <w:drawing>
                <wp:inline distT="0" distB="0" distL="0" distR="0" wp14:anchorId="5F1E74AC" wp14:editId="2E6EC5E6">
                  <wp:extent cx="625586" cy="206237"/>
                  <wp:effectExtent l="0" t="0" r="3175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ffButto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03" cy="20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1467">
              <w:rPr>
                <w:cs/>
              </w:rPr>
              <w:t xml:space="preserve"> :การปิดสิทธิ์</w:t>
            </w:r>
          </w:p>
          <w:p w:rsidR="00BF004E" w:rsidRPr="007E1467" w:rsidRDefault="00BF004E" w:rsidP="00991A87">
            <w:pPr>
              <w:pStyle w:val="ListParagraph"/>
              <w:spacing w:before="0" w:line="240" w:lineRule="auto"/>
              <w:ind w:left="400"/>
              <w:jc w:val="left"/>
              <w:rPr>
                <w:rFonts w:cs="TH SarabunPSK"/>
                <w:szCs w:val="32"/>
                <w:cs/>
              </w:rPr>
            </w:pPr>
          </w:p>
        </w:tc>
        <w:tc>
          <w:tcPr>
            <w:tcW w:w="1962" w:type="pct"/>
            <w:tcBorders>
              <w:top w:val="nil"/>
            </w:tcBorders>
          </w:tcPr>
          <w:p w:rsidR="00BF004E" w:rsidRPr="007E1467" w:rsidRDefault="00BF004E" w:rsidP="00991A87">
            <w:pPr>
              <w:jc w:val="both"/>
              <w:rPr>
                <w:cs/>
              </w:rPr>
            </w:pPr>
          </w:p>
        </w:tc>
      </w:tr>
      <w:tr w:rsidR="006A5073" w:rsidRPr="007E1467" w:rsidTr="00646BD2">
        <w:trPr>
          <w:trHeight w:val="605"/>
        </w:trPr>
        <w:tc>
          <w:tcPr>
            <w:tcW w:w="1360" w:type="pct"/>
          </w:tcPr>
          <w:p w:rsidR="006A5073" w:rsidRPr="007E1467" w:rsidRDefault="006A5073" w:rsidP="00991A87">
            <w:r w:rsidRPr="007E1467">
              <w:rPr>
                <w:cs/>
              </w:rPr>
              <w:t>เงื่อนไขการทำงานพิเศษ</w:t>
            </w:r>
          </w:p>
        </w:tc>
        <w:tc>
          <w:tcPr>
            <w:tcW w:w="3640" w:type="pct"/>
            <w:gridSpan w:val="2"/>
          </w:tcPr>
          <w:p w:rsidR="006A5073" w:rsidRPr="007E1467" w:rsidRDefault="006A5073" w:rsidP="00991A87">
            <w:pPr>
              <w:rPr>
                <w:cs/>
              </w:rPr>
            </w:pPr>
            <w:r w:rsidRPr="007E1467">
              <w:rPr>
                <w:cs/>
              </w:rPr>
              <w:t>-</w:t>
            </w:r>
          </w:p>
        </w:tc>
      </w:tr>
    </w:tbl>
    <w:p w:rsidR="002F5D1E" w:rsidRPr="007E1467" w:rsidRDefault="002F5D1E" w:rsidP="00991A87">
      <w:pPr>
        <w:spacing w:line="240" w:lineRule="auto"/>
        <w:rPr>
          <w:rFonts w:cs="Angsana New"/>
          <w:cs/>
        </w:rPr>
        <w:sectPr w:rsidR="002F5D1E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A27409" w:rsidRPr="007E1467" w:rsidRDefault="00857332" w:rsidP="00991A87">
      <w:pPr>
        <w:pStyle w:val="Heading3"/>
        <w:rPr>
          <w:ins w:id="517" w:author="Pahommie" w:date="2014-11-11T10:38:00Z"/>
        </w:rPr>
      </w:pPr>
      <w:bookmarkStart w:id="518" w:name="_Toc420525085"/>
      <w:bookmarkStart w:id="519" w:name="_Toc420734894"/>
      <w:bookmarkStart w:id="520" w:name="_Toc420739387"/>
      <w:bookmarkStart w:id="521" w:name="_Toc453667495"/>
      <w:bookmarkStart w:id="522" w:name="_Toc453683054"/>
      <w:bookmarkStart w:id="523" w:name="_Toc453683466"/>
      <w:bookmarkStart w:id="524" w:name="_Toc453683726"/>
      <w:bookmarkStart w:id="525" w:name="_Toc487543114"/>
      <w:r w:rsidRPr="007E1467">
        <w:rPr>
          <w:cs/>
        </w:rPr>
        <w:lastRenderedPageBreak/>
        <w:t>แผนภาพกิจกรรม (</w:t>
      </w:r>
      <w:r w:rsidRPr="007E1467">
        <w:t>Activity Diagram</w:t>
      </w:r>
      <w:r w:rsidRPr="007E1467">
        <w:rPr>
          <w:cs/>
        </w:rPr>
        <w:t>)</w:t>
      </w:r>
      <w:bookmarkEnd w:id="479"/>
      <w:bookmarkEnd w:id="480"/>
      <w:bookmarkEnd w:id="481"/>
      <w:bookmarkEnd w:id="482"/>
      <w:bookmarkEnd w:id="483"/>
      <w:bookmarkEnd w:id="484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ins w:id="526" w:author="Pahommie" w:date="2014-11-11T10:35:00Z">
        <w:r w:rsidR="00A27409" w:rsidRPr="007E1467">
          <w:rPr>
            <w:cs/>
          </w:rPr>
          <w:t xml:space="preserve"> </w:t>
        </w:r>
      </w:ins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61424" w:rsidRPr="007E1467" w:rsidRDefault="002D3B7D" w:rsidP="00991A87">
      <w:pPr>
        <w:keepNext/>
        <w:spacing w:after="0" w:line="240" w:lineRule="auto"/>
        <w:jc w:val="center"/>
      </w:pPr>
      <w:r w:rsidRPr="007E1467">
        <w:rPr>
          <w:noProof/>
        </w:rPr>
        <w:lastRenderedPageBreak/>
        <w:drawing>
          <wp:inline distT="0" distB="0" distL="0" distR="0" wp14:anchorId="6AAAD31B" wp14:editId="3671A8BF">
            <wp:extent cx="5457190" cy="5551170"/>
            <wp:effectExtent l="19050" t="19050" r="1016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_config_manageProjec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555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923" w:rsidRPr="007E1467" w:rsidRDefault="00962A40" w:rsidP="00991A87">
      <w:pPr>
        <w:pStyle w:val="Caption"/>
        <w:spacing w:before="320"/>
        <w:jc w:val="center"/>
        <w:rPr>
          <w:i w:val="0"/>
          <w:iCs w:val="0"/>
          <w:color w:val="auto"/>
          <w:sz w:val="32"/>
          <w:szCs w:val="32"/>
        </w:rPr>
      </w:pPr>
      <w:bookmarkStart w:id="527" w:name="_Toc424818806"/>
      <w:r w:rsidRPr="007E1467">
        <w:rPr>
          <w:i w:val="0"/>
          <w:iCs w:val="0"/>
          <w:color w:val="auto"/>
          <w:sz w:val="32"/>
          <w:szCs w:val="32"/>
          <w:cs/>
        </w:rPr>
        <w:t>ภาพที่</w:t>
      </w:r>
      <w:r w:rsidR="00F328C5" w:rsidRPr="007E146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\s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noBreakHyphen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2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961424" w:rsidRPr="007E1467">
        <w:rPr>
          <w:i w:val="0"/>
          <w:iCs w:val="0"/>
          <w:color w:val="auto"/>
          <w:sz w:val="32"/>
          <w:szCs w:val="32"/>
          <w:cs/>
        </w:rPr>
        <w:t xml:space="preserve">  แผนภาพกิจกรรมการ</w:t>
      </w:r>
      <w:r w:rsidR="0099161B" w:rsidRPr="007E1467">
        <w:rPr>
          <w:i w:val="0"/>
          <w:iCs w:val="0"/>
          <w:color w:val="auto"/>
          <w:sz w:val="32"/>
          <w:szCs w:val="32"/>
        </w:rPr>
        <w:t>XXXXXXX</w:t>
      </w:r>
      <w:bookmarkEnd w:id="527"/>
    </w:p>
    <w:p w:rsidR="00961424" w:rsidRPr="007E1467" w:rsidRDefault="00390AA4" w:rsidP="00991A87">
      <w:pPr>
        <w:keepNext/>
        <w:spacing w:after="0" w:line="240" w:lineRule="auto"/>
        <w:jc w:val="center"/>
      </w:pPr>
      <w:r w:rsidRPr="007E1467">
        <w:rPr>
          <w:noProof/>
        </w:rPr>
        <w:lastRenderedPageBreak/>
        <w:drawing>
          <wp:inline distT="0" distB="0" distL="0" distR="0" wp14:anchorId="41637D7B" wp14:editId="20D1A636">
            <wp:extent cx="5455493" cy="6572747"/>
            <wp:effectExtent l="19050" t="19050" r="1206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tivity_manageProjec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381" cy="6583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923" w:rsidRPr="007E1467" w:rsidRDefault="00962A40" w:rsidP="00991A87">
      <w:pPr>
        <w:pStyle w:val="Caption"/>
        <w:spacing w:before="320"/>
        <w:jc w:val="center"/>
        <w:rPr>
          <w:i w:val="0"/>
          <w:iCs w:val="0"/>
          <w:color w:val="auto"/>
          <w:sz w:val="32"/>
          <w:szCs w:val="32"/>
        </w:rPr>
      </w:pPr>
      <w:bookmarkStart w:id="528" w:name="_Toc424818807"/>
      <w:r w:rsidRPr="007E1467">
        <w:rPr>
          <w:i w:val="0"/>
          <w:iCs w:val="0"/>
          <w:color w:val="auto"/>
          <w:sz w:val="32"/>
          <w:szCs w:val="32"/>
          <w:cs/>
        </w:rPr>
        <w:t>ภาพที่</w:t>
      </w:r>
      <w:r w:rsidR="00F328C5" w:rsidRPr="007E1467">
        <w:rPr>
          <w:i w:val="0"/>
          <w:iCs w:val="0"/>
          <w:color w:val="auto"/>
          <w:sz w:val="32"/>
          <w:szCs w:val="32"/>
          <w:cs/>
        </w:rPr>
        <w:t xml:space="preserve"> 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STYLEREF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\s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noBreakHyphen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begin"/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SEQ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>\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* </w:instrText>
      </w:r>
      <w:r w:rsidR="00530FE1" w:rsidRPr="007E1467">
        <w:rPr>
          <w:i w:val="0"/>
          <w:iCs w:val="0"/>
          <w:color w:val="auto"/>
          <w:sz w:val="32"/>
          <w:szCs w:val="32"/>
        </w:rPr>
        <w:instrText xml:space="preserve">ARABIC \s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instrText xml:space="preserve">1 </w:instrTex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separate"/>
      </w:r>
      <w:r w:rsidR="00530FE1" w:rsidRPr="007E1467">
        <w:rPr>
          <w:i w:val="0"/>
          <w:iCs w:val="0"/>
          <w:noProof/>
          <w:color w:val="auto"/>
          <w:sz w:val="32"/>
          <w:szCs w:val="32"/>
          <w:cs/>
        </w:rPr>
        <w:t>3</w:t>
      </w:r>
      <w:r w:rsidR="00530FE1" w:rsidRPr="007E1467">
        <w:rPr>
          <w:i w:val="0"/>
          <w:iCs w:val="0"/>
          <w:color w:val="auto"/>
          <w:sz w:val="32"/>
          <w:szCs w:val="32"/>
          <w:cs/>
        </w:rPr>
        <w:fldChar w:fldCharType="end"/>
      </w:r>
      <w:r w:rsidR="00961424" w:rsidRPr="007E1467">
        <w:rPr>
          <w:i w:val="0"/>
          <w:iCs w:val="0"/>
          <w:color w:val="auto"/>
          <w:sz w:val="32"/>
          <w:szCs w:val="32"/>
          <w:cs/>
        </w:rPr>
        <w:t xml:space="preserve">  แผนภาพกิจกรรมการ</w:t>
      </w:r>
      <w:r w:rsidR="0099161B" w:rsidRPr="007E1467">
        <w:rPr>
          <w:i w:val="0"/>
          <w:iCs w:val="0"/>
          <w:color w:val="auto"/>
          <w:sz w:val="32"/>
          <w:szCs w:val="32"/>
        </w:rPr>
        <w:t>XXXXXXX</w:t>
      </w:r>
      <w:bookmarkEnd w:id="528"/>
    </w:p>
    <w:p w:rsidR="00554D84" w:rsidRPr="007E1467" w:rsidRDefault="00467923" w:rsidP="00991A87">
      <w:pPr>
        <w:pStyle w:val="Heading3"/>
      </w:pPr>
      <w:bookmarkStart w:id="529" w:name="_Toc409752791"/>
      <w:bookmarkStart w:id="530" w:name="_Toc409753203"/>
      <w:bookmarkStart w:id="531" w:name="_Toc416273397"/>
      <w:bookmarkStart w:id="532" w:name="_Toc420265892"/>
      <w:bookmarkStart w:id="533" w:name="_Toc420387333"/>
      <w:bookmarkStart w:id="534" w:name="_Toc420485928"/>
      <w:bookmarkStart w:id="535" w:name="_Toc420525086"/>
      <w:bookmarkStart w:id="536" w:name="_Toc420734895"/>
      <w:bookmarkStart w:id="537" w:name="_Toc420739388"/>
      <w:bookmarkStart w:id="538" w:name="_Toc453667496"/>
      <w:bookmarkStart w:id="539" w:name="_Toc453683055"/>
      <w:bookmarkStart w:id="540" w:name="_Toc453683467"/>
      <w:bookmarkStart w:id="541" w:name="_Toc453683727"/>
      <w:bookmarkStart w:id="542" w:name="_Toc487543115"/>
      <w:r w:rsidRPr="007E1467">
        <w:rPr>
          <w:cs/>
        </w:rPr>
        <w:t>แผนภาพคลาส (</w:t>
      </w:r>
      <w:r w:rsidRPr="007E1467">
        <w:t>Class Diagram</w:t>
      </w:r>
      <w:r w:rsidRPr="007E1467">
        <w:rPr>
          <w:cs/>
        </w:rPr>
        <w:t>)</w:t>
      </w:r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bookmarkStart w:id="543" w:name="_Toc420485929"/>
      <w:bookmarkStart w:id="544" w:name="_Toc420525087"/>
      <w:bookmarkStart w:id="545" w:name="_Toc420734896"/>
      <w:bookmarkStart w:id="546" w:name="_Toc420739389"/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7E1467">
        <w:rPr>
          <w:color w:val="FF0000"/>
          <w:cs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D16F3" w:rsidRPr="007E1467" w:rsidRDefault="006D16F3" w:rsidP="00991A87">
      <w:pPr>
        <w:pStyle w:val="Heading3"/>
      </w:pPr>
      <w:bookmarkStart w:id="547" w:name="_Toc453667497"/>
      <w:bookmarkStart w:id="548" w:name="_Toc453683056"/>
      <w:bookmarkStart w:id="549" w:name="_Toc453683468"/>
      <w:bookmarkStart w:id="550" w:name="_Toc453683728"/>
      <w:bookmarkStart w:id="551" w:name="_Toc487543116"/>
      <w:r w:rsidRPr="007E1467">
        <w:rPr>
          <w:cs/>
        </w:rPr>
        <w:t>แผนภาพลำด</w:t>
      </w:r>
      <w:r w:rsidR="00574B0D" w:rsidRPr="007E1467">
        <w:rPr>
          <w:cs/>
        </w:rPr>
        <w:t>ับ</w:t>
      </w:r>
      <w:r w:rsidRPr="007E1467">
        <w:rPr>
          <w:cs/>
        </w:rPr>
        <w:t>กิจกรรม</w:t>
      </w:r>
      <w:r w:rsidR="00B34C66" w:rsidRPr="007E1467">
        <w:rPr>
          <w:cs/>
        </w:rPr>
        <w:t xml:space="preserve"> (</w:t>
      </w:r>
      <w:r w:rsidR="00B34C66" w:rsidRPr="007E1467">
        <w:t>Sequence Diagram</w:t>
      </w:r>
      <w:r w:rsidR="00B34C66" w:rsidRPr="007E1467">
        <w:rPr>
          <w:cs/>
        </w:rPr>
        <w:t>)</w:t>
      </w:r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</w:p>
    <w:p w:rsidR="004348C7" w:rsidRPr="007E1467" w:rsidRDefault="004348C7" w:rsidP="00991A87">
      <w:pPr>
        <w:spacing w:line="240" w:lineRule="auto"/>
        <w:ind w:firstLine="720"/>
        <w:rPr>
          <w:color w:val="FF0000"/>
        </w:rPr>
      </w:pPr>
      <w:bookmarkStart w:id="552" w:name="_Toc409752792"/>
      <w:bookmarkStart w:id="553" w:name="_Toc409753204"/>
      <w:bookmarkStart w:id="554" w:name="_Toc416273398"/>
      <w:bookmarkStart w:id="555" w:name="_Toc420265893"/>
      <w:bookmarkStart w:id="556" w:name="_Toc420387334"/>
      <w:bookmarkStart w:id="557" w:name="_Toc420485930"/>
      <w:bookmarkStart w:id="558" w:name="_Toc420525088"/>
      <w:bookmarkStart w:id="559" w:name="_Toc420734897"/>
      <w:bookmarkStart w:id="560" w:name="_Toc420739390"/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9261A" w:rsidRPr="007E1467" w:rsidRDefault="00467923" w:rsidP="00991A87">
      <w:pPr>
        <w:pStyle w:val="Heading3"/>
      </w:pPr>
      <w:bookmarkStart w:id="561" w:name="_Toc453667498"/>
      <w:bookmarkStart w:id="562" w:name="_Toc453683057"/>
      <w:bookmarkStart w:id="563" w:name="_Toc453683469"/>
      <w:bookmarkStart w:id="564" w:name="_Toc453683729"/>
      <w:bookmarkStart w:id="565" w:name="_Toc487543117"/>
      <w:r w:rsidRPr="007E1467">
        <w:rPr>
          <w:cs/>
        </w:rPr>
        <w:t>แผนภาพความ</w:t>
      </w:r>
      <w:r w:rsidR="00F90B26" w:rsidRPr="007E1467">
        <w:rPr>
          <w:cs/>
        </w:rPr>
        <w:t>ของข้อมูล</w:t>
      </w:r>
      <w:r w:rsidRPr="007E1467">
        <w:rPr>
          <w:cs/>
        </w:rPr>
        <w:t>สัมพันธ์ (</w:t>
      </w:r>
      <w:r w:rsidRPr="007E1467">
        <w:t>Entity Relationship Diagram</w:t>
      </w:r>
      <w:r w:rsidRPr="007E1467">
        <w:rPr>
          <w:cs/>
        </w:rPr>
        <w:t>)</w:t>
      </w:r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</w:p>
    <w:p w:rsidR="008A66EC" w:rsidRPr="007E1467" w:rsidRDefault="004348C7" w:rsidP="00991A87">
      <w:pPr>
        <w:spacing w:line="240" w:lineRule="auto"/>
        <w:ind w:firstLine="720"/>
        <w:rPr>
          <w:color w:val="FF0000"/>
        </w:rPr>
      </w:pPr>
      <w:r w:rsidRPr="007E1467">
        <w:rPr>
          <w:color w:val="FF0000"/>
          <w:cs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87020" w:rsidRPr="007E1467" w:rsidRDefault="000630E4" w:rsidP="00991A87">
      <w:pPr>
        <w:spacing w:line="240" w:lineRule="auto"/>
        <w:jc w:val="center"/>
        <w:rPr>
          <w:noProof/>
        </w:rPr>
      </w:pPr>
      <w:r w:rsidRPr="007E1467">
        <w:rPr>
          <w:noProof/>
        </w:rPr>
        <w:lastRenderedPageBreak/>
        <w:drawing>
          <wp:inline distT="0" distB="0" distL="0" distR="0" wp14:anchorId="25E226E2" wp14:editId="6FFA6798">
            <wp:extent cx="5457190" cy="7787201"/>
            <wp:effectExtent l="19050" t="19050" r="10160" b="2349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ClassDiagram_create_projec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7787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1330" w:rsidRPr="007E1467" w:rsidRDefault="00A33286" w:rsidP="00991A87">
      <w:pPr>
        <w:pStyle w:val="a0"/>
        <w:rPr>
          <w:rFonts w:cs="Angsana New"/>
          <w:noProof/>
          <w:cs/>
        </w:rPr>
        <w:sectPr w:rsidR="005B1330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566" w:name="_Toc424818808"/>
      <w:r w:rsidRPr="007E1467">
        <w:rPr>
          <w:cs/>
        </w:rPr>
        <w:t xml:space="preserve">ภาพที่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530FE1" w:rsidRPr="007E1467">
        <w:rPr>
          <w:noProof/>
          <w:cs/>
        </w:rPr>
        <w:t>3</w:t>
      </w:r>
      <w:r w:rsidR="000976E2">
        <w:rPr>
          <w:noProof/>
        </w:rPr>
        <w:fldChar w:fldCharType="end"/>
      </w:r>
      <w:r w:rsidR="00530FE1" w:rsidRPr="007E1467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ภาพที่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530FE1" w:rsidRPr="007E1467">
        <w:rPr>
          <w:noProof/>
          <w:cs/>
        </w:rPr>
        <w:t>4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</w:t>
      </w:r>
      <w:r w:rsidR="00961424" w:rsidRPr="007E1467">
        <w:rPr>
          <w:noProof/>
          <w:cs/>
        </w:rPr>
        <w:t>แผนภาพคลาส</w:t>
      </w:r>
      <w:bookmarkEnd w:id="566"/>
      <w:r w:rsidR="00961424" w:rsidRPr="007E1467">
        <w:rPr>
          <w:noProof/>
          <w:cs/>
        </w:rPr>
        <w:t xml:space="preserve"> </w:t>
      </w:r>
    </w:p>
    <w:p w:rsidR="00E87020" w:rsidRPr="007E1467" w:rsidRDefault="0072715B" w:rsidP="00991A87">
      <w:pPr>
        <w:pStyle w:val="a1"/>
        <w:jc w:val="center"/>
        <w:rPr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1C43400" wp14:editId="7F0BAD93">
                <wp:simplePos x="0" y="0"/>
                <wp:positionH relativeFrom="column">
                  <wp:posOffset>5454187</wp:posOffset>
                </wp:positionH>
                <wp:positionV relativeFrom="paragraph">
                  <wp:posOffset>-849017</wp:posOffset>
                </wp:positionV>
                <wp:extent cx="659218" cy="510362"/>
                <wp:effectExtent l="0" t="1588" r="25083" b="25082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9218" cy="5103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DFE" w:rsidRDefault="00715DFE" w:rsidP="0072715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43400" id="Rectangle 23" o:spid="_x0000_s1027" style="position:absolute;left:0;text-align:left;margin-left:429.45pt;margin-top:-66.85pt;width:51.9pt;height:40.2pt;rotation:-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d8PigIAAGwFAAAOAAAAZHJzL2Uyb0RvYy54bWysVEtvGyEQvlfqf0Dcm/VuHLexso4sR6kq&#10;RUmUpMoZs2CjsgwF7F3313dgH7bS9FJ1DyuG+eb9DVfXba3JXjivwJQ0P5tQIgyHSplNSb+/3H76&#10;QokPzFRMgxElPQhPrxcfP1w1di4K2IKuhCPoxPh5Y0u6DcHOs8zzraiZPwMrDColuJoFFN0mqxxr&#10;0Huts2IymWUNuMo64MJ7vL3plHSR/EspeHiQ0otAdEkxt5D+Lv3X8Z8trth845jdKt6nwf4hi5op&#10;g0FHVzcsMLJz6g9XteIOPMhwxqHOQErFRaoBq8knb6p53jIrUi3YHG/HNvn/55bf7x8dUVVJi3NK&#10;DKtxRk/YNWY2WhC8wwY11s8R92wfXS95PMZqW+lq4gC7ms9wGvilJmBZpE09Pow9Fm0gHC9nF5dF&#10;jqTgqLrIJ+ezIobIOl/Rp3U+fBVQk3goqcNkklO2v/Ohgw6QCNcm/j1oVd0qrZMQySNW2pE9w7Gv&#10;N3kf4gSFAaNlFmvrqkmncNCi8/okJLYFEy5S9ETIo8/qx+BTG0RGE4nRR6P8PSMdBqMeG81EIulo&#10;2DXwr9FGdIoIJoyGtTLg3ot6TFV2+KHqrtZYdmjXbeJAyi/erKE6IC/SaHFtvOW3Csdxx3x4ZA43&#10;BC9x68MD/qSGpqTQnyjZgvv13n3EI3FRS0mDG1dS/3PHnKBEfzNI6ct8Oo0rmoTpxecCBXeqWZ9q&#10;zK5eAU43T9mlY8QHPRylg/oVH4dljIoqZjjGLikPbhBWoXsJ8HnhYrlMMFxLy8KdebY8Oo99jnR7&#10;aV+Zsz0nA5L5HobtZPM31Oyw0dLAchdAqsTbY1/7CeBKJ+b3z098M07lhDo+kovfAAAA//8DAFBL&#10;AwQUAAYACAAAACEAVYdojuEAAAAMAQAADwAAAGRycy9kb3ducmV2LnhtbEyPwU7DMAyG70i8Q2Qk&#10;blta1HWjNJ0mJJB2Qeq6A8esCWm1xKmSbCtvjznB0fan399fb2dn2VWHOHoUkC8zYBp7r0Y0Ao7d&#10;22IDLCaJSlqPWsC3jrBt7u9qWSl/w1ZfD8kwCsFYSQFDSlPFeewH7WRc+kkj3b58cDLRGAxXQd4o&#10;3Fn+lGUld3JE+jDISb8Ouj8fLk5Aaw224+cHmhTatN+/d+fduhPi8WHevQBLek5/MPzqkzo05HTy&#10;F1SRWQGbdVYSKmCRF6sCGCHPq5zqnWhV5CXwpub/SzQ/AAAA//8DAFBLAQItABQABgAIAAAAIQC2&#10;gziS/gAAAOEBAAATAAAAAAAAAAAAAAAAAAAAAABbQ29udGVudF9UeXBlc10ueG1sUEsBAi0AFAAG&#10;AAgAAAAhADj9If/WAAAAlAEAAAsAAAAAAAAAAAAAAAAALwEAAF9yZWxzLy5yZWxzUEsBAi0AFAAG&#10;AAgAAAAhAEIJ3w+KAgAAbAUAAA4AAAAAAAAAAAAAAAAALgIAAGRycy9lMm9Eb2MueG1sUEsBAi0A&#10;FAAGAAgAAAAhAFWHaI7hAAAADAEAAA8AAAAAAAAAAAAAAAAA5AQAAGRycy9kb3ducmV2LnhtbFBL&#10;BQYAAAAABAAEAPMAAADyBQAAAAA=&#10;" fillcolor="white [3201]" strokecolor="white [3212]" strokeweight="1pt">
                <v:textbox>
                  <w:txbxContent>
                    <w:p w:rsidR="00715DFE" w:rsidRDefault="00715DFE" w:rsidP="0072715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 w:rsidR="00E31196" w:rsidRPr="007E1467">
        <w:rPr>
          <w:noProof/>
          <w:color w:val="FFFFFF" w:themeColor="background1"/>
          <w:cs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114DC8D" wp14:editId="685DD706">
                <wp:simplePos x="0" y="0"/>
                <wp:positionH relativeFrom="column">
                  <wp:posOffset>3688080</wp:posOffset>
                </wp:positionH>
                <wp:positionV relativeFrom="paragraph">
                  <wp:posOffset>3202940</wp:posOffset>
                </wp:positionV>
                <wp:extent cx="385191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51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DFE" w:rsidRDefault="00715DFE">
                            <w:r>
                              <w:rPr>
                                <w:rFonts w:hint="cs"/>
                                <w:cs/>
                              </w:rPr>
                              <w:t>ภาพที่ 3-</w:t>
                            </w:r>
                            <w:r>
                              <w:t>5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แผนภาพลำดับกิจกรรมแสดงการ</w:t>
                            </w:r>
                            <w:r>
                              <w:t>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14DC8D" id="_x0000_s1028" type="#_x0000_t202" style="position:absolute;left:0;text-align:left;margin-left:290.4pt;margin-top:252.2pt;width:303.3pt;height:110.6pt;rotation:-90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uEFgIAAAoEAAAOAAAAZHJzL2Uyb0RvYy54bWysU9uO2yAQfa/Uf0C8N7ZTZ5tYcVbb3aaq&#10;tL1Iu/0AjHGMCgwFEjv9+g44ylrtW1U/WMDMHM45M2xvR63ISTgvwdS0WOSUCMOhleZQ0+/P+zdr&#10;SnxgpmUKjKjpWXh6u3v9ajvYSiyhB9UKRxDE+GqwNe1DsFWWed4LzfwCrDAY7MBpFnDrDlnr2IDo&#10;WmXLPL/JBnCtdcCF93j6MAXpLuF3neDha9d5EYiqKXIL6e/Sv4n/bLdl1cEx20t+ocH+gYVm0uCl&#10;V6gHFhg5OvkXlJbcgYcuLDjoDLpOcpE0oJoi/0PNU8+sSFrQHG+vNvn/B8u/nL45IlvsXUmJYRp7&#10;9CzGQN7DSJbRnsH6CrOeLOaFEY8xNUn19hH4D08M3PfMHMSdczD0grVIr4iV2ax0wvERpBk+Q4vX&#10;sGOABDR2ThMH2JviBnuKXzpGcwhehl07XzsVmXE8fLteFZsCQxxjRZmXWJiuZFVEi52wzoePAjSJ&#10;i5o6HIUEy06PPkR2Lykx3cBeKpXGQRky1HSzWq5SwSyiZcBpVVLXdD0RTQVR9AfTpnVgUk1rvECZ&#10;iwtR+GRBGJsx+X01t4H2jLYkA1ARPiak24P7RcmAg1lT//PInKBEfTJo7aYoyzjJaVOu3qFw4uaR&#10;Zh5hhiNUTQMl0/I+pOmPkr29wxbsZXIj9mpicqGMA5dMujyOONHzfcp6ecK73wAAAP//AwBQSwME&#10;FAAGAAgAAAAhAGjDUBzgAAAACwEAAA8AAABkcnMvZG93bnJldi54bWxMj8FOwzAMhu9IvENkJC5o&#10;S0uAbqXphIY4gBBigwdIG9MWGqdq0q28PeYEt9/yp9+fi83senHAMXSeNKTLBARS7W1HjYb3t4fF&#10;CkSIhqzpPaGGbwywKU9PCpNbf6QdHvaxEVxCITca2hiHXMpQt+hMWPoBiXcffnQm8jg20o7myOWu&#10;l5dJciOd6YgvtGbAbYv1135yGp6rp7n/VPQ6+XivLraPk5LVi9bnZ/PdLYiIc/yD4Vef1aFkp8pP&#10;ZIPoNWSZumZUg0rTDAQT6/UVh4pDulIgy0L+/6H8AQAA//8DAFBLAQItABQABgAIAAAAIQC2gziS&#10;/gAAAOEBAAATAAAAAAAAAAAAAAAAAAAAAABbQ29udGVudF9UeXBlc10ueG1sUEsBAi0AFAAGAAgA&#10;AAAhADj9If/WAAAAlAEAAAsAAAAAAAAAAAAAAAAALwEAAF9yZWxzLy5yZWxzUEsBAi0AFAAGAAgA&#10;AAAhAMlmm4QWAgAACgQAAA4AAAAAAAAAAAAAAAAALgIAAGRycy9lMm9Eb2MueG1sUEsBAi0AFAAG&#10;AAgAAAAhAGjDUBzgAAAACwEAAA8AAAAAAAAAAAAAAAAAcAQAAGRycy9kb3ducmV2LnhtbFBLBQYA&#10;AAAABAAEAPMAAAB9BQAAAAA=&#10;" filled="f" stroked="f">
                <v:textbox style="mso-fit-shape-to-text:t">
                  <w:txbxContent>
                    <w:p w:rsidR="00715DFE" w:rsidRDefault="00715DFE">
                      <w:r>
                        <w:rPr>
                          <w:rFonts w:hint="cs"/>
                          <w:cs/>
                        </w:rPr>
                        <w:t>ภาพที่ 3-</w:t>
                      </w:r>
                      <w:r>
                        <w:t>5</w:t>
                      </w:r>
                      <w:r>
                        <w:rPr>
                          <w:rFonts w:hint="cs"/>
                          <w:cs/>
                        </w:rPr>
                        <w:t xml:space="preserve"> แผนภาพลำดับกิจกรรมแสดงการ</w:t>
                      </w:r>
                      <w:r>
                        <w:t>XXXXX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3563" w:rsidRPr="007E1467">
        <w:rPr>
          <w:noProof/>
        </w:rPr>
        <w:drawing>
          <wp:inline distT="0" distB="0" distL="0" distR="0" wp14:anchorId="730EFE28" wp14:editId="213943D6">
            <wp:extent cx="7717509" cy="4680567"/>
            <wp:effectExtent l="13653" t="24447" r="11747" b="1174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_config_manageProjec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7509" cy="4680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66EC" w:rsidRPr="007E1467" w:rsidRDefault="00962A40" w:rsidP="00991A87">
      <w:pPr>
        <w:pStyle w:val="a1"/>
        <w:jc w:val="center"/>
        <w:rPr>
          <w:rFonts w:cs="Angsana New"/>
          <w:color w:val="FFFFFF" w:themeColor="background1"/>
          <w:cs/>
        </w:rPr>
        <w:sectPr w:rsidR="008A66EC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567" w:name="_Toc424818809"/>
      <w:r w:rsidRPr="007E1467">
        <w:rPr>
          <w:color w:val="FFFFFF" w:themeColor="background1"/>
          <w:cs/>
        </w:rPr>
        <w:t>ภาพที่</w:t>
      </w:r>
      <w:r w:rsidR="00E31196" w:rsidRPr="007E1467">
        <w:rPr>
          <w:color w:val="FFFFFF" w:themeColor="background1"/>
          <w:cs/>
        </w:rPr>
        <w:t xml:space="preserve"> </w:t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STYLEREF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</w:rPr>
        <w:instrText>\s</w:instrText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3</w:t>
      </w:r>
      <w:r w:rsidR="00530FE1" w:rsidRPr="007E1467">
        <w:rPr>
          <w:color w:val="FFFFFF" w:themeColor="background1"/>
          <w:cs/>
        </w:rPr>
        <w:fldChar w:fldCharType="end"/>
      </w:r>
      <w:r w:rsidR="00530FE1" w:rsidRPr="007E1467">
        <w:rPr>
          <w:color w:val="FFFFFF" w:themeColor="background1"/>
          <w:cs/>
        </w:rPr>
        <w:noBreakHyphen/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SEQ </w:instrText>
      </w:r>
      <w:r w:rsidR="00530FE1" w:rsidRPr="007E1467">
        <w:rPr>
          <w:color w:val="FFFFFF" w:themeColor="background1"/>
          <w:cs/>
        </w:rPr>
        <w:instrText xml:space="preserve">ภาพที่ </w:instrText>
      </w:r>
      <w:r w:rsidR="00530FE1" w:rsidRPr="007E1467">
        <w:rPr>
          <w:color w:val="FFFFFF" w:themeColor="background1"/>
        </w:rPr>
        <w:instrText>\</w:instrText>
      </w:r>
      <w:r w:rsidR="00530FE1" w:rsidRPr="007E1467">
        <w:rPr>
          <w:color w:val="FFFFFF" w:themeColor="background1"/>
          <w:cs/>
        </w:rPr>
        <w:instrText xml:space="preserve">* </w:instrText>
      </w:r>
      <w:r w:rsidR="00530FE1" w:rsidRPr="007E1467">
        <w:rPr>
          <w:color w:val="FFFFFF" w:themeColor="background1"/>
        </w:rPr>
        <w:instrText xml:space="preserve">ARABIC \s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5</w:t>
      </w:r>
      <w:r w:rsidR="00530FE1" w:rsidRPr="007E1467">
        <w:rPr>
          <w:color w:val="FFFFFF" w:themeColor="background1"/>
          <w:cs/>
        </w:rPr>
        <w:fldChar w:fldCharType="end"/>
      </w:r>
      <w:r w:rsidR="00E87020" w:rsidRPr="007E1467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53FD21B" wp14:editId="1C6C15CD">
                <wp:simplePos x="0" y="0"/>
                <wp:positionH relativeFrom="margin">
                  <wp:posOffset>7696200</wp:posOffset>
                </wp:positionH>
                <wp:positionV relativeFrom="paragraph">
                  <wp:posOffset>3667125</wp:posOffset>
                </wp:positionV>
                <wp:extent cx="847725" cy="390525"/>
                <wp:effectExtent l="0" t="0" r="0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DFE" w:rsidRPr="009E168A" w:rsidRDefault="00715DFE" w:rsidP="00E8702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ส่วนที่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FD21B" id="_x0000_s1029" type="#_x0000_t202" style="position:absolute;left:0;text-align:left;margin-left:606pt;margin-top:288.75pt;width:66.75pt;height:30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QPPCwIAAPoDAAAOAAAAZHJzL2Uyb0RvYy54bWysU9tuGyEQfa/Uf0C817ve2HG88jpKk6aq&#10;lF6kpB+AWfCiAkMBe9f9+g6s7VrpW1Ue0MAMZ+acGVa3g9FkL3xQYBs6nZSUCMuhVXbb0O8vj+9u&#10;KAmR2ZZpsKKhBxHo7frtm1XvalFBB7oVniCIDXXvGtrF6OqiCLwThoUJOGHRKcEbFvHot0XrWY/o&#10;RhdVWV4XPfjWeeAiBLx9GJ10nfGlFDx+lTKISHRDsbaYd5/3TdqL9YrVW89cp/ixDPYPVRimLCY9&#10;Qz2wyMjOq7+gjOIeAsg44WAKkFJxkTkgm2n5is1zx5zIXFCc4M4yhf8Hy7/sv3mi2oZW1wtKLDPY&#10;pBcxRPIeBlIlfXoXagx7dhgYB7zGPmeuwT0B/xGIhfuO2a248x76TrAW65uml8XF0xEnJJBN/xla&#10;TMN2ETLQIL1J4qEcBNGxT4dzb1IpHC9vZotFNaeEo+tqWc7RThlYfXrsfIgfBRiSjIZ6bH0GZ/un&#10;EMfQU0jKZeFRaY33rNaW9A1dJshXHqMiTqdWBvOXaY3zkjh+sG1+HJnSo421aHsknXiOjOOwGbK+&#10;VyctN9AeUAUP4zDi50GjA/+Lkh4HsaHh5455QYn+ZFHJ5XQ2S5ObD7P5osKDv/RsLj3McoRqaKRk&#10;NO9jnvaR2B0qLlVWI7VmrORYMg5Y1vP4GdIEX55z1J8vu/4NAAD//wMAUEsDBBQABgAIAAAAIQDU&#10;mLB+4QAAAA0BAAAPAAAAZHJzL2Rvd25yZXYueG1sTI/BTsMwEETvSP0Ha5G4Ubtp09IQp0IgriDa&#10;gsTNjbdJ1HgdxW4T/p7tCW472tHMm3wzulZcsA+NJw2zqQKBVHrbUKVhv3u9fwARoiFrWk+o4QcD&#10;bIrJTW4y6wf6wMs2VoJDKGRGQx1jl0kZyhqdCVPfIfHv6HtnIsu+krY3A4e7ViZKLaUzDXFDbTp8&#10;rrE8bc9Ow+fb8ftrod6rF5d2gx+VJLeWWt/djk+PICKO8c8MV3xGh4KZDv5MNoiWdTJLeEzUkK5W&#10;KYirZb5I+TpoWM7XCmSRy/8ril8AAAD//wMAUEsBAi0AFAAGAAgAAAAhALaDOJL+AAAA4QEAABMA&#10;AAAAAAAAAAAAAAAAAAAAAFtDb250ZW50X1R5cGVzXS54bWxQSwECLQAUAAYACAAAACEAOP0h/9YA&#10;AACUAQAACwAAAAAAAAAAAAAAAAAvAQAAX3JlbHMvLnJlbHNQSwECLQAUAAYACAAAACEAQLEDzwsC&#10;AAD6AwAADgAAAAAAAAAAAAAAAAAuAgAAZHJzL2Uyb0RvYy54bWxQSwECLQAUAAYACAAAACEA1Jiw&#10;fuEAAAANAQAADwAAAAAAAAAAAAAAAABlBAAAZHJzL2Rvd25yZXYueG1sUEsFBgAAAAAEAAQA8wAA&#10;AHMFAAAAAA==&#10;" filled="f" stroked="f">
                <v:textbox>
                  <w:txbxContent>
                    <w:p w:rsidR="00715DFE" w:rsidRPr="009E168A" w:rsidRDefault="00715DFE" w:rsidP="00E8702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  <w:cs/>
                        </w:rPr>
                        <w:t xml:space="preserve">ส่วนที่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1330" w:rsidRPr="007E1467">
        <w:rPr>
          <w:color w:val="FFFFFF" w:themeColor="background1"/>
          <w:cs/>
        </w:rPr>
        <w:t xml:space="preserve">  แผนภาพลำดับ</w:t>
      </w:r>
      <w:r w:rsidR="00A95AE5" w:rsidRPr="007E1467">
        <w:rPr>
          <w:color w:val="FFFFFF" w:themeColor="background1"/>
          <w:cs/>
        </w:rPr>
        <w:t>กิจกรรมแสดงการ</w:t>
      </w:r>
      <w:r w:rsidR="00A95AE5" w:rsidRPr="007E1467">
        <w:rPr>
          <w:color w:val="FFFFFF" w:themeColor="background1"/>
        </w:rPr>
        <w:t>XXXXX</w:t>
      </w:r>
      <w:bookmarkEnd w:id="567"/>
    </w:p>
    <w:p w:rsidR="008A66EC" w:rsidRPr="007E1467" w:rsidRDefault="0072715B" w:rsidP="00991A87">
      <w:pPr>
        <w:pStyle w:val="a1"/>
        <w:jc w:val="right"/>
        <w:rPr>
          <w:color w:val="FFFFFF" w:themeColor="background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4E263D9" wp14:editId="2C1D79DD">
                <wp:simplePos x="0" y="0"/>
                <wp:positionH relativeFrom="column">
                  <wp:posOffset>5369126</wp:posOffset>
                </wp:positionH>
                <wp:positionV relativeFrom="paragraph">
                  <wp:posOffset>-923444</wp:posOffset>
                </wp:positionV>
                <wp:extent cx="659218" cy="510362"/>
                <wp:effectExtent l="0" t="1588" r="25083" b="25082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9218" cy="5103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DFE" w:rsidRDefault="00715DFE" w:rsidP="0072715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263D9" id="Rectangle 22" o:spid="_x0000_s1030" style="position:absolute;left:0;text-align:left;margin-left:422.75pt;margin-top:-72.7pt;width:51.9pt;height:40.2pt;rotation:-90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djdjQIAAGwFAAAOAAAAZHJzL2Uyb0RvYy54bWysVEtvGyEQvlfqf0Dcm/VuHTexso4sR6kq&#10;RUmUpMoZs2CjsgwF7F3313dgH7FS91J1DyuG+eb9DVfXba3JXjivwJQ0P5tQIgyHSplNSb+/3H66&#10;oMQHZiqmwYiSHoSn14uPH64aOxcFbEFXwhF0Yvy8sSXdhmDnWeb5VtTMn4EVBpUSXM0Cim6TVY41&#10;6L3WWTGZzLIGXGUdcOE93t50SrpI/qUUPDxI6UUguqSYW0h/l/7r+M8WV2y+ccxuFe/TYP+QRc2U&#10;waCjqxsWGNk59YerWnEHHmQ441BnIKXiItWA1eSTd9U8b5kVqRZsjrdjm/z/c8vv94+OqKqkRUGJ&#10;YTXO6Am7xsxGC4J32KDG+jninu2j6yWPx1htK11NHGBX8xlOA7/UBCyLtKnHh7HHog2E4+Xs/LLI&#10;kRQcVef55PMshcg6X9GndT58FVCTeCipw2SSU7a/8wHjI3SARLg28e9Bq+pWaZ2ESB6x0o7sGY59&#10;vcljFWh3hEIpWmaxtq6adAoHLTqvT0JiWzDhIkVPhHzzWf0YfGqDyGgiMfpolJ8y0mEw6rHRTCSS&#10;joZdA/8abUSniGDCaFgrA+5U1LdUZYcfqu5qjWWHdt0mDkyHca+hOiAv0mhxbbzltwrHccd8eGQO&#10;NwQvcevDA/6khqak0J8o2YL7deo+4pG4qKWkwY0rqf+5Y05Qor8ZpPRlPp3GFU3C9PxLgYI71qyP&#10;NWZXrwCnm6fs0jHigx6O0kH9io/DMkZFFTMcY5eUBzcIq9C9BPi8cLFcJhiupWXhzjxbHp3HPke6&#10;vbSvzNmekwHJfA/DdrL5O2p22GhpYLkLIFXibex019d+ArjSiZb98xPfjGM5od4eycVvAAAA//8D&#10;AFBLAwQUAAYACAAAACEAMClik+EAAAAMAQAADwAAAGRycy9kb3ducmV2LnhtbEyPwWrDMAyG74O9&#10;g9Fgt9ZJQ5oui1PKYINeCml22NGNPSfUlkPsttnbTzt1R0kfv76/2s7OsquewuBRQLpMgGnsvBrQ&#10;CPhs3xcbYCFKVNJ61AJ+dIBt/fhQyVL5Gzb6eoyGUQiGUgroYxxLzkPXayfD0o8a6fbtJycjjZPh&#10;apI3CneWr5JkzZ0ckD70ctRvve7Ox4sT0FiDzfB1QBOnJu73H+15V7RCPD/Nu1dgUc/xDsOfPqlD&#10;TU4nf0EVmBWwyYsVoQIWaV6kwAh5yYo1sBOt8iwDXlf8f4n6FwAA//8DAFBLAQItABQABgAIAAAA&#10;IQC2gziS/gAAAOEBAAATAAAAAAAAAAAAAAAAAAAAAABbQ29udGVudF9UeXBlc10ueG1sUEsBAi0A&#10;FAAGAAgAAAAhADj9If/WAAAAlAEAAAsAAAAAAAAAAAAAAAAALwEAAF9yZWxzLy5yZWxzUEsBAi0A&#10;FAAGAAgAAAAhADid2N2NAgAAbAUAAA4AAAAAAAAAAAAAAAAALgIAAGRycy9lMm9Eb2MueG1sUEsB&#10;Ai0AFAAGAAgAAAAhADApYpPhAAAADAEAAA8AAAAAAAAAAAAAAAAA5wQAAGRycy9kb3ducmV2Lnht&#10;bFBLBQYAAAAABAAEAPMAAAD1BQAAAAA=&#10;" fillcolor="white [3201]" strokecolor="white [3212]" strokeweight="1pt">
                <v:textbox>
                  <w:txbxContent>
                    <w:p w:rsidR="00715DFE" w:rsidRDefault="00715DFE" w:rsidP="0072715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25</w:t>
                      </w:r>
                    </w:p>
                  </w:txbxContent>
                </v:textbox>
              </v:rect>
            </w:pict>
          </mc:Fallback>
        </mc:AlternateContent>
      </w:r>
      <w:r w:rsidR="008A66EC" w:rsidRPr="007E1467">
        <w:rPr>
          <w:noProof/>
          <w:color w:val="FFFFFF" w:themeColor="background1"/>
          <w:cs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1876E1AB" wp14:editId="23BC21AF">
                <wp:simplePos x="0" y="0"/>
                <wp:positionH relativeFrom="column">
                  <wp:posOffset>3571240</wp:posOffset>
                </wp:positionH>
                <wp:positionV relativeFrom="paragraph">
                  <wp:posOffset>2797810</wp:posOffset>
                </wp:positionV>
                <wp:extent cx="385191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51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DFE" w:rsidRDefault="00715DFE" w:rsidP="008A66EC">
                            <w:r>
                              <w:rPr>
                                <w:rFonts w:hint="cs"/>
                                <w:cs/>
                              </w:rPr>
                              <w:t>ภาพที่ 3-</w:t>
                            </w:r>
                            <w:r>
                              <w:t>6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แผนภาพลำดับกิจกรรมแสดงการ</w:t>
                            </w:r>
                            <w:r>
                              <w:t>YYY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6E1AB" id="_x0000_s1031" type="#_x0000_t202" style="position:absolute;left:0;text-align:left;margin-left:281.2pt;margin-top:220.3pt;width:303.3pt;height:110.6pt;rotation:-90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cavGAIAAAoEAAAOAAAAZHJzL2Uyb0RvYy54bWysU8tu2zAQvBfoPxC817JcO7EFy0Ga1EWB&#10;9AEk/QCaoiyiJJdd0pbSr++Sch2jvRXVQSC5u8OZ2eX6ZrCGHRUGDa7m5WTKmXISGu32Nf/2tH2z&#10;5CxE4RphwKmaP6vAbzavX617X6kZdGAahYxAXKh6X/MuRl8VRZCdsiJMwCtHwRbQikhb3BcNip7Q&#10;rSlm0+lV0QM2HkGqEOj0fgzyTcZvWyXjl7YNKjJTc+IW8x/zf5f+xWYtqj0K32l5oiH+gYUV2tGl&#10;Z6h7EQU7oP4LymqJEKCNEwm2gLbVUmUNpKac/qHmsRNeZS1kTvBnm8L/g5Wfj1+R6YZ6d82ZE5Z6&#10;9KSGyN7BwGbJnt6HirIePeXFgY4pNUsN/gHk98Ac3HXC7dUtIvSdEg3RK1NlcVE64oQEsus/QUPX&#10;iEOEDDS0aBkC9aa8op7Sl4/JHEaXUdeez51KzCQdvl0uylVJIUmxcj6dU2G+UlQJLXXCY4gfFFiW&#10;FjVHGoUMK44PISZ2Lykp3cFWG5PHwTjW13y1mC1ywUXE6kjTarSt+XIkmguS6PeuyesotBnXdIFx&#10;JxeS8NGCOOyG7Pfit7k7aJ7JlmwAKaLHRHQ7wJ+c9TSYNQ8/DgIVZ+ajI2tX5XyeJjlv5otrEs7w&#10;MrK7jAgnCarmkbNxeRfz9CfJwd9SC7Y6u5F6NTI5UaaByyadHkea6Mt9znp5wptfAAAA//8DAFBL&#10;AwQUAAYACAAAACEAN2n4JuIAAAALAQAADwAAAGRycy9kb3ducmV2LnhtbEyPQU7DMBBF90jcwRok&#10;Nog6bZqmDZlUqIgFCCHacgAnGZKAPY5ipw23x6xgOfpP/7/Jt5PR4kSD6ywjzGcRCOLK1h03CO/H&#10;x9s1COcV10pbJoRvcrAtLi9yldX2zHs6HXwjQgm7TCG03veZlK5qySg3sz1xyD7sYJQP59DIelDn&#10;UG60XETRShrVcVhoVU+7lqqvw2gQXsrnSX/G/DZa/xDf7J7GWJaviNdX0/0dCE+T/4PhVz+oQxGc&#10;Sjty7YRGSJNkHlCExTLdgAjEJl3FIEqEdbJMQBa5/P9D8QMAAP//AwBQSwECLQAUAAYACAAAACEA&#10;toM4kv4AAADhAQAAEwAAAAAAAAAAAAAAAAAAAAAAW0NvbnRlbnRfVHlwZXNdLnhtbFBLAQItABQA&#10;BgAIAAAAIQA4/SH/1gAAAJQBAAALAAAAAAAAAAAAAAAAAC8BAABfcmVscy8ucmVsc1BLAQItABQA&#10;BgAIAAAAIQCsHcavGAIAAAoEAAAOAAAAAAAAAAAAAAAAAC4CAABkcnMvZTJvRG9jLnhtbFBLAQIt&#10;ABQABgAIAAAAIQA3afgm4gAAAAsBAAAPAAAAAAAAAAAAAAAAAHIEAABkcnMvZG93bnJldi54bWxQ&#10;SwUGAAAAAAQABADzAAAAgQUAAAAA&#10;" filled="f" stroked="f">
                <v:textbox style="mso-fit-shape-to-text:t">
                  <w:txbxContent>
                    <w:p w:rsidR="00715DFE" w:rsidRDefault="00715DFE" w:rsidP="008A66EC">
                      <w:r>
                        <w:rPr>
                          <w:rFonts w:hint="cs"/>
                          <w:cs/>
                        </w:rPr>
                        <w:t>ภาพที่ 3-</w:t>
                      </w:r>
                      <w:r>
                        <w:t>6</w:t>
                      </w:r>
                      <w:r>
                        <w:rPr>
                          <w:rFonts w:hint="cs"/>
                          <w:cs/>
                        </w:rPr>
                        <w:t xml:space="preserve"> แผนภาพลำดับกิจกรรมแสดงการ</w:t>
                      </w:r>
                      <w:r>
                        <w:t>YYY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6EC" w:rsidRPr="007E1467">
        <w:rPr>
          <w:noProof/>
          <w:color w:val="FFFFFF" w:themeColor="background1"/>
        </w:rPr>
        <w:drawing>
          <wp:inline distT="0" distB="0" distL="0" distR="0" wp14:anchorId="0364F1C6" wp14:editId="529BD913">
            <wp:extent cx="7166560" cy="4205273"/>
            <wp:effectExtent l="13653" t="24447" r="10477" b="1047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_createprojec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77959" cy="4211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66EC" w:rsidRPr="007E1467" w:rsidRDefault="008A66EC" w:rsidP="00991A87">
      <w:pPr>
        <w:pStyle w:val="a0"/>
        <w:rPr>
          <w:color w:val="FFFFFF" w:themeColor="background1"/>
        </w:rPr>
      </w:pPr>
      <w:bookmarkStart w:id="568" w:name="_Toc424818810"/>
      <w:r w:rsidRPr="007E1467">
        <w:rPr>
          <w:color w:val="FFFFFF" w:themeColor="background1"/>
          <w:cs/>
        </w:rPr>
        <w:t xml:space="preserve">ภาพที่ </w:t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STYLEREF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</w:rPr>
        <w:instrText>\s</w:instrText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3</w:t>
      </w:r>
      <w:r w:rsidR="00530FE1" w:rsidRPr="007E1467">
        <w:rPr>
          <w:color w:val="FFFFFF" w:themeColor="background1"/>
          <w:cs/>
        </w:rPr>
        <w:fldChar w:fldCharType="end"/>
      </w:r>
      <w:r w:rsidR="00530FE1" w:rsidRPr="007E1467">
        <w:rPr>
          <w:color w:val="FFFFFF" w:themeColor="background1"/>
          <w:cs/>
        </w:rPr>
        <w:noBreakHyphen/>
      </w:r>
      <w:r w:rsidR="00530FE1" w:rsidRPr="007E1467">
        <w:rPr>
          <w:color w:val="FFFFFF" w:themeColor="background1"/>
          <w:cs/>
        </w:rPr>
        <w:fldChar w:fldCharType="begin"/>
      </w:r>
      <w:r w:rsidR="00530FE1" w:rsidRPr="007E1467">
        <w:rPr>
          <w:color w:val="FFFFFF" w:themeColor="background1"/>
          <w:cs/>
        </w:rPr>
        <w:instrText xml:space="preserve"> </w:instrText>
      </w:r>
      <w:r w:rsidR="00530FE1" w:rsidRPr="007E1467">
        <w:rPr>
          <w:color w:val="FFFFFF" w:themeColor="background1"/>
        </w:rPr>
        <w:instrText xml:space="preserve">SEQ </w:instrText>
      </w:r>
      <w:r w:rsidR="00530FE1" w:rsidRPr="007E1467">
        <w:rPr>
          <w:color w:val="FFFFFF" w:themeColor="background1"/>
          <w:cs/>
        </w:rPr>
        <w:instrText xml:space="preserve">ภาพที่ </w:instrText>
      </w:r>
      <w:r w:rsidR="00530FE1" w:rsidRPr="007E1467">
        <w:rPr>
          <w:color w:val="FFFFFF" w:themeColor="background1"/>
        </w:rPr>
        <w:instrText>\</w:instrText>
      </w:r>
      <w:r w:rsidR="00530FE1" w:rsidRPr="007E1467">
        <w:rPr>
          <w:color w:val="FFFFFF" w:themeColor="background1"/>
          <w:cs/>
        </w:rPr>
        <w:instrText xml:space="preserve">* </w:instrText>
      </w:r>
      <w:r w:rsidR="00530FE1" w:rsidRPr="007E1467">
        <w:rPr>
          <w:color w:val="FFFFFF" w:themeColor="background1"/>
        </w:rPr>
        <w:instrText xml:space="preserve">ARABIC \s </w:instrText>
      </w:r>
      <w:r w:rsidR="00530FE1" w:rsidRPr="007E1467">
        <w:rPr>
          <w:color w:val="FFFFFF" w:themeColor="background1"/>
          <w:cs/>
        </w:rPr>
        <w:instrText xml:space="preserve">1 </w:instrText>
      </w:r>
      <w:r w:rsidR="00530FE1" w:rsidRPr="007E1467">
        <w:rPr>
          <w:color w:val="FFFFFF" w:themeColor="background1"/>
          <w:cs/>
        </w:rPr>
        <w:fldChar w:fldCharType="separate"/>
      </w:r>
      <w:r w:rsidR="00530FE1" w:rsidRPr="007E1467">
        <w:rPr>
          <w:noProof/>
          <w:color w:val="FFFFFF" w:themeColor="background1"/>
          <w:cs/>
        </w:rPr>
        <w:t>6</w:t>
      </w:r>
      <w:r w:rsidR="00530FE1"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t xml:space="preserve"> แผนภาพลำดับกิจกรรมแสดงการ</w:t>
      </w:r>
      <w:r w:rsidR="00F70E49" w:rsidRPr="007E1467">
        <w:rPr>
          <w:color w:val="FFFFFF" w:themeColor="background1"/>
        </w:rPr>
        <w:t>YYY</w:t>
      </w:r>
      <w:bookmarkEnd w:id="568"/>
    </w:p>
    <w:p w:rsidR="00530FE1" w:rsidRPr="007E1467" w:rsidRDefault="0072715B" w:rsidP="00991A87">
      <w:pPr>
        <w:keepNext/>
        <w:spacing w:line="240" w:lineRule="auto"/>
        <w:jc w:val="both"/>
      </w:pPr>
      <w:bookmarkStart w:id="569" w:name="_Toc42481815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5353368</wp:posOffset>
                </wp:positionH>
                <wp:positionV relativeFrom="paragraph">
                  <wp:posOffset>-868836</wp:posOffset>
                </wp:positionV>
                <wp:extent cx="659218" cy="510362"/>
                <wp:effectExtent l="0" t="1588" r="25083" b="25082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9218" cy="5103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DFE" w:rsidRDefault="00715DFE" w:rsidP="0072715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32" style="position:absolute;left:0;text-align:left;margin-left:421.55pt;margin-top:-68.4pt;width:51.9pt;height:40.2pt;rotation:-9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0rigIAAGwFAAAOAAAAZHJzL2Uyb0RvYy54bWysVEtPGzEQvlfqf7B8L5tNIYWIDYpAVJUQ&#10;REDF2fHaiVXb49pOdtNf37H3QUTppeoeVh7PN+9vfHnVGk32wgcFtqLlyYQSYTnUym4q+v359tM5&#10;JSEyWzMNVlT0IAK9Wnz8cNm4uZjCFnQtPEEnNswbV9FtjG5eFIFvhWHhBJywqJTgDYso+k1Re9ag&#10;d6OL6WQyKxrwtfPARQh4e9Mp6SL7l1Lw+CBlEJHoimJuMf99/q/Tv1hcsvnGM7dVvE+D/UMWhimL&#10;QUdXNywysvPqD1dGcQ8BZDzhYAqQUnGRa8Bqysmbap62zIlcCzYnuLFN4f+55ff7lSeqxtldUGKZ&#10;wRk9YteY3WhB8A4b1LgwR9yTW/leCnhM1bbSG+IBu1rOcBr45SZgWaTNPT6MPRZtJBwvZ2cX0xJJ&#10;wVF1Vk4+z6YpRNH5Sj6dD/GrAEPSoaIek8lO2f4uxA46QBJc2/QPoFV9q7TOQiKPuNae7BmOfb0p&#10;+xBHKAyYLItUW1dNPsWDFp3XRyGxLZjwNEfPhHz1Wf8YfGqLyGQiMfpoVL5npONg1GOTmcgkHQ27&#10;Bv412ojOEcHG0dAoC/69qK+pyg4/VN3VmsqO7brNHJgN415DfUBe5NHi2gTHbxWO446FuGIeNwQv&#10;cevjA/6khqai0J8o2YL/9d59wiNxUUtJgxtX0fBzx7ygRH+zSOmL8vQ0rWgWTs++TFHwx5r1scbu&#10;zDXgdMucXT4mfNTDUXowL/g4LFNUVDHLMXZFefSDcB27lwCfFy6WywzDtXQs3tknx5Pz1OdEt+f2&#10;hXnXczIime9h2E42f0PNDpssLSx3EaTKvE2d7vraTwBXOjO/f37Sm3EsZ9TrI7n4DQAA//8DAFBL&#10;AwQUAAYACAAAACEAS2mlLOEAAAAMAQAADwAAAGRycy9kb3ducmV2LnhtbEyPwU7DMBBE70j8g7VI&#10;3FqnJaEhxKkqJJB6QUrDgaMbGyeqvY7sbRv+HnOC486OZt7U29lZdtEhjh4FrJYZMI29VyMaAR/d&#10;66IEFkmiktajFvCtI2yb25taVspfsdWXAxmWQjBWUsBANFWcx37QTsalnzSm35cPTlI6g+EqyGsK&#10;d5avs+yROzliahjkpF8G3Z8OZyegtQbb8fMdDYWW9vu37rTbdELc3827Z2CkZ/ozwy9+QocmMR39&#10;GVVkVkBZ5AmdBCxWeVkAS5anh2IN7JikPN8Ab2r+f0TzAwAA//8DAFBLAQItABQABgAIAAAAIQC2&#10;gziS/gAAAOEBAAATAAAAAAAAAAAAAAAAAAAAAABbQ29udGVudF9UeXBlc10ueG1sUEsBAi0AFAAG&#10;AAgAAAAhADj9If/WAAAAlAEAAAsAAAAAAAAAAAAAAAAALwEAAF9yZWxzLy5yZWxzUEsBAi0AFAAG&#10;AAgAAAAhAP0Q7SuKAgAAbAUAAA4AAAAAAAAAAAAAAAAALgIAAGRycy9lMm9Eb2MueG1sUEsBAi0A&#10;FAAGAAgAAAAhAEtppSzhAAAADAEAAA8AAAAAAAAAAAAAAAAA5AQAAGRycy9kb3ducmV2LnhtbFBL&#10;BQYAAAAABAAEAPMAAADyBQAAAAA=&#10;" fillcolor="white [3201]" strokecolor="white [3212]" strokeweight="1pt">
                <v:textbox>
                  <w:txbxContent>
                    <w:p w:rsidR="00715DFE" w:rsidRDefault="00715DFE" w:rsidP="0072715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5328920</wp:posOffset>
                </wp:positionH>
                <wp:positionV relativeFrom="paragraph">
                  <wp:posOffset>-722615</wp:posOffset>
                </wp:positionV>
                <wp:extent cx="489098" cy="404037"/>
                <wp:effectExtent l="0" t="0" r="2540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404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C953C" id="Rectangle 12" o:spid="_x0000_s1026" style="position:absolute;margin-left:419.6pt;margin-top:-56.9pt;width:38.5pt;height:31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MjKkQIAAK0FAAAOAAAAZHJzL2Uyb0RvYy54bWysVFFPGzEMfp+0/xDlfdy1KwMqrqgCMU1C&#10;gICJ5zSX9CLl4ixJe+1+/Zzk7goM7QGtD2kc25/t72yfX+xaTbbCeQWmopOjkhJhONTKrCv68+n6&#10;yyklPjBTMw1GVHQvPL1YfP503tm5mEIDuhaOIIjx885WtAnBzovC80a0zB+BFQaVElzLAopuXdSO&#10;dYje6mJalt+KDlxtHXDhPb5eZSVdJHwpBQ93UnoRiK4o5hbS6dK5imexOGfztWO2UbxPg30gi5Yp&#10;g0FHqCsWGNk49RdUq7gDDzIccWgLkFJxkWrAaiblm2oeG2ZFqgXJ8Xakyf8/WH67vXdE1fjtppQY&#10;1uI3ekDWmFlrQfANCeqsn6Pdo713veTxGqvdSdfGf6yD7BKp+5FUsQuE4+Ps9Kw8wy7gqJqVs/Lr&#10;ScQsDs7W+fBdQEvipaIOoycq2fbGh2w6mMRYHrSqr5XWSYh9Ii61I1uGX3i1nvTgr6y0+ZAj5hg9&#10;i1h/rjjdwl6LiKfNg5BIHdY4TQmnpj0kwzgXJkyyqmG1yDkel/gbshzST4QkwIgssboRuwcYLDPI&#10;gJ3p6e2jq0g9PzqX/0osO48eKTKYMDq3yoB7D0BjVX3kbD+QlKmJLK2g3mNjOcgT5y2/Vvh5b5gP&#10;98zhiOEw4toId3hIDV1Fob9R0oD7/d57tMfORy0lHY5sRf2vDXOCEv3D4EycTWazOONJmB2fTFFw&#10;LzWrlxqzaS8Be2aCC8rydI32QQ9X6aB9xu2yjFFRxQzH2BXlwQ3CZcirBPcTF8tlMsO5tizcmEfL&#10;I3hkNbbv0+6ZOdv3eMDhuIVhvNn8Tatn2+hpYLkJIFWagwOvPd+4E1Lj9PsrLp2XcrI6bNnFHwAA&#10;AP//AwBQSwMEFAAGAAgAAAAhAONzEBHhAAAADAEAAA8AAABkcnMvZG93bnJldi54bWxMj01Lw0AQ&#10;hu+C/2EZwVu7SYq1idkUEUUED7UV2uM2O/nA7GzIbtL47x1Pepx3Ht6PfDvbTkw4+NaRgngZgUAq&#10;nWmpVvB5eFlsQPigyejOESr4Rg/b4voq15lxF/rAaR9qwSbkM62gCaHPpPRlg1b7peuR+Fe5werA&#10;51BLM+gLm9tOJlG0lla3xAmN7vGpwfJrP1oFp0q/Hp7f/LuskqlK2914rO5HpW5v5scHEAHn8AfD&#10;b32uDgV3OruRjBedgs0qTRhVsIjjFY9gJI3XLJ1ZuosSkEUu/48ofgAAAP//AwBQSwECLQAUAAYA&#10;CAAAACEAtoM4kv4AAADhAQAAEwAAAAAAAAAAAAAAAAAAAAAAW0NvbnRlbnRfVHlwZXNdLnhtbFBL&#10;AQItABQABgAIAAAAIQA4/SH/1gAAAJQBAAALAAAAAAAAAAAAAAAAAC8BAABfcmVscy8ucmVsc1BL&#10;AQItABQABgAIAAAAIQCh9MjKkQIAAK0FAAAOAAAAAAAAAAAAAAAAAC4CAABkcnMvZTJvRG9jLnht&#10;bFBLAQItABQABgAIAAAAIQDjcxAR4QAAAAwBAAAPAAAAAAAAAAAAAAAAAOsEAABkcnMvZG93bnJl&#10;di54bWxQSwUGAAAAAAQABADzAAAA+QUAAAAA&#10;" fillcolor="white [3212]" strokecolor="white [3212]" strokeweight="1pt"/>
            </w:pict>
          </mc:Fallback>
        </mc:AlternateContent>
      </w:r>
      <w:r w:rsidR="00B74E9B" w:rsidRPr="007E146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785CEF7" wp14:editId="03619A2C">
                <wp:simplePos x="0" y="0"/>
                <wp:positionH relativeFrom="column">
                  <wp:posOffset>4428490</wp:posOffset>
                </wp:positionH>
                <wp:positionV relativeFrom="paragraph">
                  <wp:posOffset>3228975</wp:posOffset>
                </wp:positionV>
                <wp:extent cx="2825750" cy="1404620"/>
                <wp:effectExtent l="0" t="0" r="3175" b="0"/>
                <wp:wrapSquare wrapText="bothSides"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25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DFE" w:rsidRDefault="00715DFE" w:rsidP="00B74E9B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ภาพที่ 3-</w:t>
                            </w:r>
                            <w:r>
                              <w:t>7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8D47B7">
                              <w:rPr>
                                <w:cs/>
                              </w:rPr>
                              <w:t>แผนภาพ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ความสัมพันธ์ของฐานข้อมูล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CEF7" id="_x0000_s1033" type="#_x0000_t202" style="position:absolute;left:0;text-align:left;margin-left:348.7pt;margin-top:254.25pt;width:222.5pt;height:110.6pt;rotation:-90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UEGAIAAAoEAAAOAAAAZHJzL2Uyb0RvYy54bWysU9uO2yAQfa/Uf0C8N74o2SRWnNV2t6kq&#10;bbeVdvsBGOMYFRgKJHb69R1wmo3at6p+sIBhzpxzZtjcjlqRo3BegqlpMcspEYZDK82+pt9edu9W&#10;lPjATMsUGFHTk/D0dvv2zWawlSihB9UKRxDE+GqwNe1DsFWWed4LzfwMrDAY7MBpFnDr9lnr2IDo&#10;WmVlnt9kA7jWOuDCezx9mIJ0m/C7TvDwpeu8CETVFLmF9Hfp38R/tt2wau+Y7SU/02D/wEIzabDo&#10;BeqBBUYOTv4FpSV34KELMw46g66TXCQNqKbI/1Dz3DMrkhY0x9uLTf7/wfKn41dHZFvT1ZoSwzT2&#10;6EWMgbyHkZTRnsH6Cm89W7wXRjzGNiep3j4C/+6Jgfuemb24cw6GXrAW6RUxM7tKnXB8BGmGz9Bi&#10;GXYIkIDGzmniAHtT3GBP8UvHaA7BYti106VTkRnHw3JVLpYLDHGMFfN8jompJKsiWuyEdT58FKBJ&#10;XNTU4SgkWHZ89CGye70SrxvYSaXSOChDhpquF+UiJVxFtAw4rUpqtGsimhKi6A+mTevApJrWWECZ&#10;swtR+GRBGJsx+b38bW4D7QltSQagInxMSLcH95OSAQezpv7HgTlBifpk0Np1MZ/HSU6b+WKJwom7&#10;jjTXEWY4QtU0UDIt70Oa/ijZ2ztswU4mN2KvJiZnyjhwyaTz44gTfb1Pt16f8PYXAAAA//8DAFBL&#10;AwQUAAYACAAAACEAWzqwC+AAAAAMAQAADwAAAGRycy9kb3ducmV2LnhtbEyPwW7CMBBE75X6D9ZW&#10;6qUqNk2xII2DKiQuvVSFcHfiJYkar6PYhMDX15zKcTVPM2+z9WQ7NuLgW0cK5jMBDKlypqVaQbHf&#10;vi6B+aDJ6M4RKrigh3X++JDp1Lgz/eC4CzWLJeRTraAJoU8591WDVvuZ65FidnSD1SGeQ83NoM+x&#10;3Hb8TQjJrW4pLjS6x02D1e/uZBW8HDfF5fDlvq/SYrEoR9MmRVDq+Wn6/AAWcAr/MNz0ozrk0al0&#10;JzKedQqWYpVEVEGykhLYjRCJWAArY/Y+l8DzjN8/kf8BAAD//wMAUEsBAi0AFAAGAAgAAAAhALaD&#10;OJL+AAAA4QEAABMAAAAAAAAAAAAAAAAAAAAAAFtDb250ZW50X1R5cGVzXS54bWxQSwECLQAUAAYA&#10;CAAAACEAOP0h/9YAAACUAQAACwAAAAAAAAAAAAAAAAAvAQAAX3JlbHMvLnJlbHNQSwECLQAUAAYA&#10;CAAAACEAQkRFBBgCAAAKBAAADgAAAAAAAAAAAAAAAAAuAgAAZHJzL2Uyb0RvYy54bWxQSwECLQAU&#10;AAYACAAAACEAWzqwC+AAAAAMAQAADwAAAAAAAAAAAAAAAAByBAAAZHJzL2Rvd25yZXYueG1sUEsF&#10;BgAAAAAEAAQA8wAAAH8FAAAAAA==&#10;" filled="f" stroked="f">
                <v:textbox style="mso-fit-shape-to-text:t">
                  <w:txbxContent>
                    <w:p w:rsidR="00715DFE" w:rsidRDefault="00715DFE" w:rsidP="00B74E9B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ภาพที่ 3-</w:t>
                      </w:r>
                      <w:r>
                        <w:t>7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8D47B7">
                        <w:rPr>
                          <w:cs/>
                        </w:rPr>
                        <w:t>แผนภาพ</w:t>
                      </w:r>
                      <w:r>
                        <w:rPr>
                          <w:rFonts w:hint="cs"/>
                          <w:cs/>
                        </w:rPr>
                        <w:t>ความสัมพันธ์ของฐานข้อมูล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3A1" w:rsidRPr="007E1467">
        <w:rPr>
          <w:noProof/>
        </w:rPr>
        <w:drawing>
          <wp:inline distT="0" distB="0" distL="0" distR="0" wp14:anchorId="5264458D" wp14:editId="6BCD1B92">
            <wp:extent cx="7762075" cy="4893310"/>
            <wp:effectExtent l="24448" t="13652" r="16192" b="16193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ER_PROJECT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6821" cy="4915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4E9B" w:rsidRPr="007E1467" w:rsidRDefault="00530FE1" w:rsidP="00991A87">
      <w:pPr>
        <w:pStyle w:val="a0"/>
        <w:rPr>
          <w:color w:val="FFFFFF" w:themeColor="background1"/>
        </w:rPr>
      </w:pPr>
      <w:bookmarkStart w:id="570" w:name="_Toc424818811"/>
      <w:r w:rsidRPr="007E1467">
        <w:rPr>
          <w:color w:val="FFFFFF" w:themeColor="background1"/>
          <w:cs/>
        </w:rPr>
        <w:t xml:space="preserve">ภาพที่ </w:t>
      </w:r>
      <w:r w:rsidRPr="007E1467">
        <w:rPr>
          <w:color w:val="FFFFFF" w:themeColor="background1"/>
          <w:cs/>
        </w:rPr>
        <w:fldChar w:fldCharType="begin"/>
      </w:r>
      <w:r w:rsidRPr="007E1467">
        <w:rPr>
          <w:color w:val="FFFFFF" w:themeColor="background1"/>
          <w:cs/>
        </w:rPr>
        <w:instrText xml:space="preserve"> </w:instrText>
      </w:r>
      <w:r w:rsidRPr="007E1467">
        <w:rPr>
          <w:color w:val="FFFFFF" w:themeColor="background1"/>
        </w:rPr>
        <w:instrText xml:space="preserve">STYLEREF </w:instrText>
      </w:r>
      <w:r w:rsidRPr="007E1467">
        <w:rPr>
          <w:color w:val="FFFFFF" w:themeColor="background1"/>
          <w:cs/>
        </w:rPr>
        <w:instrText xml:space="preserve">1 </w:instrText>
      </w:r>
      <w:r w:rsidRPr="007E1467">
        <w:rPr>
          <w:color w:val="FFFFFF" w:themeColor="background1"/>
        </w:rPr>
        <w:instrText>\s</w:instrText>
      </w:r>
      <w:r w:rsidRPr="007E1467">
        <w:rPr>
          <w:color w:val="FFFFFF" w:themeColor="background1"/>
          <w:cs/>
        </w:rPr>
        <w:instrText xml:space="preserve"> </w:instrText>
      </w:r>
      <w:r w:rsidRPr="007E1467">
        <w:rPr>
          <w:color w:val="FFFFFF" w:themeColor="background1"/>
          <w:cs/>
        </w:rPr>
        <w:fldChar w:fldCharType="separate"/>
      </w:r>
      <w:r w:rsidRPr="007E1467">
        <w:rPr>
          <w:noProof/>
          <w:color w:val="FFFFFF" w:themeColor="background1"/>
          <w:cs/>
        </w:rPr>
        <w:t>3</w:t>
      </w:r>
      <w:r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noBreakHyphen/>
      </w:r>
      <w:r w:rsidRPr="007E1467">
        <w:rPr>
          <w:color w:val="FFFFFF" w:themeColor="background1"/>
          <w:cs/>
        </w:rPr>
        <w:fldChar w:fldCharType="begin"/>
      </w:r>
      <w:r w:rsidRPr="007E1467">
        <w:rPr>
          <w:color w:val="FFFFFF" w:themeColor="background1"/>
          <w:cs/>
        </w:rPr>
        <w:instrText xml:space="preserve"> </w:instrText>
      </w:r>
      <w:r w:rsidRPr="007E1467">
        <w:rPr>
          <w:color w:val="FFFFFF" w:themeColor="background1"/>
        </w:rPr>
        <w:instrText xml:space="preserve">SEQ </w:instrText>
      </w:r>
      <w:r w:rsidRPr="007E1467">
        <w:rPr>
          <w:color w:val="FFFFFF" w:themeColor="background1"/>
          <w:cs/>
        </w:rPr>
        <w:instrText xml:space="preserve">ภาพที่ </w:instrText>
      </w:r>
      <w:r w:rsidRPr="007E1467">
        <w:rPr>
          <w:color w:val="FFFFFF" w:themeColor="background1"/>
        </w:rPr>
        <w:instrText>\</w:instrText>
      </w:r>
      <w:r w:rsidRPr="007E1467">
        <w:rPr>
          <w:color w:val="FFFFFF" w:themeColor="background1"/>
          <w:cs/>
        </w:rPr>
        <w:instrText xml:space="preserve">* </w:instrText>
      </w:r>
      <w:r w:rsidRPr="007E1467">
        <w:rPr>
          <w:color w:val="FFFFFF" w:themeColor="background1"/>
        </w:rPr>
        <w:instrText xml:space="preserve">ARABIC \s </w:instrText>
      </w:r>
      <w:r w:rsidRPr="007E1467">
        <w:rPr>
          <w:color w:val="FFFFFF" w:themeColor="background1"/>
          <w:cs/>
        </w:rPr>
        <w:instrText xml:space="preserve">1 </w:instrText>
      </w:r>
      <w:r w:rsidRPr="007E1467">
        <w:rPr>
          <w:color w:val="FFFFFF" w:themeColor="background1"/>
          <w:cs/>
        </w:rPr>
        <w:fldChar w:fldCharType="separate"/>
      </w:r>
      <w:r w:rsidRPr="007E1467">
        <w:rPr>
          <w:noProof/>
          <w:color w:val="FFFFFF" w:themeColor="background1"/>
          <w:cs/>
        </w:rPr>
        <w:t>7</w:t>
      </w:r>
      <w:r w:rsidRPr="007E1467">
        <w:rPr>
          <w:color w:val="FFFFFF" w:themeColor="background1"/>
          <w:cs/>
        </w:rPr>
        <w:fldChar w:fldCharType="end"/>
      </w:r>
      <w:r w:rsidRPr="007E1467">
        <w:rPr>
          <w:color w:val="FFFFFF" w:themeColor="background1"/>
          <w:cs/>
        </w:rPr>
        <w:t xml:space="preserve">  </w:t>
      </w:r>
      <w:r w:rsidR="00C13639" w:rsidRPr="007E1467">
        <w:rPr>
          <w:color w:val="FFFFFF" w:themeColor="background1"/>
          <w:cs/>
        </w:rPr>
        <w:t>แผนภาพความสัมพันธ์ของฐานข้อมูล</w:t>
      </w:r>
      <w:bookmarkEnd w:id="569"/>
      <w:bookmarkEnd w:id="570"/>
    </w:p>
    <w:p w:rsidR="00462CF5" w:rsidRPr="007E1467" w:rsidRDefault="00462CF5" w:rsidP="00991A87">
      <w:pPr>
        <w:pStyle w:val="Heading2"/>
      </w:pPr>
      <w:bookmarkStart w:id="571" w:name="_Toc399842575"/>
      <w:bookmarkStart w:id="572" w:name="_Toc487543118"/>
      <w:r w:rsidRPr="007E1467">
        <w:rPr>
          <w:cs/>
        </w:rPr>
        <w:lastRenderedPageBreak/>
        <w:t>วิเคราะห์และออกแบบ</w:t>
      </w:r>
      <w:r w:rsidR="00C1557A">
        <w:fldChar w:fldCharType="begin"/>
      </w:r>
      <w:r w:rsidR="00C1557A">
        <w:instrText xml:space="preserve"> HYPERLINK "https://www.google.co.th/search?es_sm=122&amp;q=%E0%B8%AD%E0%B8%B1%E0%B8%A5%E0%B8%81%E0%B8%AD%E0%B8%A3%E0%B8%B4%E0%B8%97%E0%B8%B6%E0%B8%A1&amp;spell=1&amp;sa=X&amp;ei=3zMqVPmWF4KguQTVmYLoAw&amp;ved=0CBoQvwUoAA" </w:instrText>
      </w:r>
      <w:r w:rsidR="00C1557A">
        <w:fldChar w:fldCharType="separate"/>
      </w:r>
      <w:r w:rsidRPr="007E1467">
        <w:rPr>
          <w:cs/>
        </w:rPr>
        <w:t>อัลกอริทึม</w:t>
      </w:r>
      <w:bookmarkEnd w:id="571"/>
      <w:r w:rsidR="00C1557A">
        <w:fldChar w:fldCharType="end"/>
      </w:r>
      <w:r w:rsidRPr="007E1467">
        <w:rPr>
          <w:cs/>
        </w:rPr>
        <w:t xml:space="preserve"> (รวมถึงอัลกอริทึมทาง </w:t>
      </w:r>
      <w:r w:rsidRPr="007E1467">
        <w:t>Math Modeling</w:t>
      </w:r>
      <w:r w:rsidRPr="007E1467">
        <w:rPr>
          <w:cs/>
        </w:rPr>
        <w:t>)</w:t>
      </w:r>
      <w:bookmarkEnd w:id="572"/>
    </w:p>
    <w:p w:rsidR="00462CF5" w:rsidRPr="007E1467" w:rsidRDefault="00462CF5" w:rsidP="00991A87">
      <w:pPr>
        <w:spacing w:line="240" w:lineRule="auto"/>
        <w:ind w:firstLine="720"/>
      </w:pPr>
      <w:r w:rsidRPr="007E1467">
        <w:rPr>
          <w:cs/>
        </w:rPr>
        <w: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t>
      </w:r>
    </w:p>
    <w:p w:rsidR="00462CF5" w:rsidRPr="007E1467" w:rsidRDefault="00462CF5" w:rsidP="00991A87">
      <w:pPr>
        <w:pStyle w:val="Heading3"/>
      </w:pPr>
      <w:bookmarkStart w:id="573" w:name="_Toc453683059"/>
      <w:bookmarkStart w:id="574" w:name="_Toc453683471"/>
      <w:bookmarkStart w:id="575" w:name="_Toc453683731"/>
      <w:bookmarkStart w:id="576" w:name="_Toc487543119"/>
      <w:r w:rsidRPr="007E1467">
        <w:rPr>
          <w:cs/>
        </w:rPr>
        <w:t>ขั้นตอนวิธีและคำอธิบาย (</w:t>
      </w:r>
      <w:r w:rsidRPr="007E1467">
        <w:t>Flow Charts</w:t>
      </w:r>
      <w:r w:rsidRPr="007E1467">
        <w:rPr>
          <w:cs/>
        </w:rPr>
        <w:t>)</w:t>
      </w:r>
      <w:bookmarkEnd w:id="573"/>
      <w:bookmarkEnd w:id="574"/>
      <w:bookmarkEnd w:id="575"/>
      <w:bookmarkEnd w:id="576"/>
      <w:r w:rsidRPr="007E1467">
        <w:rPr>
          <w:cs/>
        </w:rPr>
        <w:t xml:space="preserve"> </w:t>
      </w:r>
    </w:p>
    <w:p w:rsidR="00462CF5" w:rsidRPr="007E1467" w:rsidRDefault="00462CF5" w:rsidP="00991A87">
      <w:pPr>
        <w:spacing w:line="240" w:lineRule="auto"/>
      </w:pPr>
      <w:r w:rsidRPr="007E1467">
        <w:rPr>
          <w:cs/>
        </w:rPr>
        <w: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t>
      </w:r>
    </w:p>
    <w:p w:rsidR="00462CF5" w:rsidRPr="007E1467" w:rsidRDefault="00462CF5" w:rsidP="00991A87">
      <w:pPr>
        <w:pStyle w:val="Heading3"/>
      </w:pPr>
      <w:bookmarkStart w:id="577" w:name="_Toc453683060"/>
      <w:bookmarkStart w:id="578" w:name="_Toc453683472"/>
      <w:bookmarkStart w:id="579" w:name="_Toc453683732"/>
      <w:bookmarkStart w:id="580" w:name="_Toc487543120"/>
      <w:r w:rsidRPr="007E1467">
        <w:rPr>
          <w:cs/>
        </w:rPr>
        <w:t>รหัสเทียมและคำอธิบาย (</w:t>
      </w:r>
      <w:r w:rsidRPr="007E1467">
        <w:t>Pseudo Code</w:t>
      </w:r>
      <w:r w:rsidRPr="007E1467">
        <w:rPr>
          <w:cs/>
        </w:rPr>
        <w:t>)</w:t>
      </w:r>
      <w:bookmarkEnd w:id="577"/>
      <w:bookmarkEnd w:id="578"/>
      <w:bookmarkEnd w:id="579"/>
      <w:bookmarkEnd w:id="580"/>
    </w:p>
    <w:p w:rsidR="00462CF5" w:rsidRPr="007E1467" w:rsidRDefault="00462CF5" w:rsidP="00991A87">
      <w:pPr>
        <w:spacing w:line="240" w:lineRule="auto"/>
      </w:pPr>
      <w:r w:rsidRPr="007E1467">
        <w:rPr>
          <w:cs/>
        </w:rPr>
        <w: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t>
      </w:r>
    </w:p>
    <w:p w:rsidR="00E941E8" w:rsidRPr="007E1467" w:rsidRDefault="00E941E8" w:rsidP="00991A87">
      <w:pPr>
        <w:pStyle w:val="Heading2"/>
      </w:pPr>
      <w:bookmarkStart w:id="581" w:name="_Toc399842576"/>
      <w:bookmarkStart w:id="582" w:name="_Toc487543121"/>
      <w:r w:rsidRPr="007E1467">
        <w:rPr>
          <w:cs/>
        </w:rPr>
        <w:t>วิเคราะห์และออกแบบฐานข้อมูล</w:t>
      </w:r>
      <w:bookmarkEnd w:id="581"/>
      <w:bookmarkEnd w:id="582"/>
    </w:p>
    <w:p w:rsidR="00E941E8" w:rsidRPr="007E1467" w:rsidRDefault="00E941E8" w:rsidP="00991A87">
      <w:pPr>
        <w:spacing w:line="240" w:lineRule="auto"/>
        <w:rPr>
          <w:cs/>
        </w:rPr>
      </w:pPr>
      <w:r w:rsidRPr="007E1467">
        <w:rPr>
          <w:cs/>
        </w:rPr>
        <w:t>หากนิสิตพัฒนาระบบสารสนเทศ หรือทำอัลกอริทึม และมีการต้องเรียกใช้ฐานข้อมูล ให้นิสิตเขียนบรรยายความในส่วนนี้ โดยใส่รายการในหัวข้อย่อย</w:t>
      </w:r>
    </w:p>
    <w:p w:rsidR="00E941E8" w:rsidRPr="007E1467" w:rsidRDefault="00E941E8" w:rsidP="00991A87">
      <w:pPr>
        <w:pStyle w:val="Heading3"/>
      </w:pPr>
      <w:bookmarkStart w:id="583" w:name="_Toc453683062"/>
      <w:bookmarkStart w:id="584" w:name="_Toc453683474"/>
      <w:bookmarkStart w:id="585" w:name="_Toc453683734"/>
      <w:bookmarkStart w:id="586" w:name="_Toc487543122"/>
      <w:r w:rsidRPr="007E1467">
        <w:rPr>
          <w:cs/>
        </w:rPr>
        <w:t>ส่วนที่ 1</w:t>
      </w:r>
      <w:bookmarkEnd w:id="583"/>
      <w:bookmarkEnd w:id="584"/>
      <w:bookmarkEnd w:id="585"/>
      <w:bookmarkEnd w:id="586"/>
    </w:p>
    <w:p w:rsidR="00E941E8" w:rsidRPr="007E1467" w:rsidRDefault="00E941E8" w:rsidP="00991A87">
      <w:pPr>
        <w:pStyle w:val="Heading3"/>
      </w:pPr>
      <w:bookmarkStart w:id="587" w:name="_Toc453683063"/>
      <w:bookmarkStart w:id="588" w:name="_Toc453683475"/>
      <w:bookmarkStart w:id="589" w:name="_Toc453683735"/>
      <w:bookmarkStart w:id="590" w:name="_Toc487543123"/>
      <w:r w:rsidRPr="007E1467">
        <w:rPr>
          <w:cs/>
        </w:rPr>
        <w:t>ส่วนที่ 2</w:t>
      </w:r>
      <w:bookmarkEnd w:id="587"/>
      <w:bookmarkEnd w:id="588"/>
      <w:bookmarkEnd w:id="589"/>
      <w:bookmarkEnd w:id="590"/>
    </w:p>
    <w:p w:rsidR="00E941E8" w:rsidRPr="007E1467" w:rsidRDefault="00E941E8" w:rsidP="00991A87">
      <w:pPr>
        <w:pStyle w:val="Heading3"/>
      </w:pPr>
      <w:bookmarkStart w:id="591" w:name="_Toc453683064"/>
      <w:bookmarkStart w:id="592" w:name="_Toc453683476"/>
      <w:bookmarkStart w:id="593" w:name="_Toc453683736"/>
      <w:bookmarkStart w:id="594" w:name="_Toc487543124"/>
      <w:r w:rsidRPr="007E1467">
        <w:rPr>
          <w:cs/>
        </w:rPr>
        <w:t>ส่วนที่ 3</w:t>
      </w:r>
      <w:bookmarkEnd w:id="591"/>
      <w:bookmarkEnd w:id="592"/>
      <w:bookmarkEnd w:id="593"/>
      <w:bookmarkEnd w:id="594"/>
    </w:p>
    <w:p w:rsidR="002958E5" w:rsidRPr="007E1467" w:rsidRDefault="002958E5" w:rsidP="00991A87">
      <w:pPr>
        <w:pStyle w:val="Heading2"/>
      </w:pPr>
      <w:bookmarkStart w:id="595" w:name="_Toc487543125"/>
      <w:r w:rsidRPr="007E1467">
        <w:rPr>
          <w:cs/>
        </w:rPr>
        <w:t>วิเคราะห์และออกแบบส่วนติดต่อกับผู้ใช้</w:t>
      </w:r>
      <w:bookmarkEnd w:id="595"/>
    </w:p>
    <w:p w:rsidR="002958E5" w:rsidRPr="007E1467" w:rsidRDefault="002958E5" w:rsidP="00991A87">
      <w:pPr>
        <w:pStyle w:val="Heading2"/>
      </w:pPr>
      <w:bookmarkStart w:id="596" w:name="_Toc487543126"/>
      <w:r w:rsidRPr="007E1467">
        <w:rPr>
          <w:cs/>
        </w:rPr>
        <w:t>วิเคราะห์และออกแบบรายงาน</w:t>
      </w:r>
      <w:bookmarkEnd w:id="596"/>
    </w:p>
    <w:p w:rsidR="0027582E" w:rsidRPr="007E1467" w:rsidRDefault="0027582E" w:rsidP="00991A87">
      <w:pPr>
        <w:pStyle w:val="Heading2"/>
      </w:pPr>
      <w:bookmarkStart w:id="597" w:name="_Toc487543127"/>
      <w:r w:rsidRPr="007E1467">
        <w:rPr>
          <w:cs/>
        </w:rPr>
        <w:t>วิเคราะห์และออกแบบการทดสอบ</w:t>
      </w:r>
      <w:bookmarkEnd w:id="597"/>
    </w:p>
    <w:p w:rsidR="0027582E" w:rsidRPr="007E1467" w:rsidRDefault="0027582E" w:rsidP="00991A87">
      <w:pPr>
        <w:spacing w:line="240" w:lineRule="auto"/>
        <w:jc w:val="center"/>
        <w:rPr>
          <w:rFonts w:cs="Angsana New"/>
          <w:cs/>
        </w:rPr>
        <w:sectPr w:rsidR="0027582E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1C2674" w:rsidRPr="007E1467" w:rsidRDefault="00A87D64" w:rsidP="00991A87">
      <w:pPr>
        <w:pStyle w:val="Heading1"/>
        <w:spacing w:line="240" w:lineRule="auto"/>
      </w:pPr>
      <w:bookmarkStart w:id="598" w:name="_Toc399842583"/>
      <w:bookmarkStart w:id="599" w:name="_Toc487543128"/>
      <w:r>
        <w:rPr>
          <w:cs/>
        </w:rPr>
        <w:lastRenderedPageBreak/>
        <w:br/>
      </w:r>
      <w:r w:rsidR="00B27644" w:rsidRPr="007E1467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05C618E" wp14:editId="03175D88">
                <wp:simplePos x="0" y="0"/>
                <wp:positionH relativeFrom="column">
                  <wp:posOffset>5146206</wp:posOffset>
                </wp:positionH>
                <wp:positionV relativeFrom="paragraph">
                  <wp:posOffset>-652145</wp:posOffset>
                </wp:positionV>
                <wp:extent cx="457200" cy="4572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89936" id="Rectangle 9" o:spid="_x0000_s1026" style="position:absolute;margin-left:405.2pt;margin-top:-51.35pt;width:36pt;height:3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+GjQIAAIMFAAAOAAAAZHJzL2Uyb0RvYy54bWysVE1v2zAMvQ/YfxB0X50U6bYGdYogRYcB&#10;RVu0HXpWZCk2IIsapcTJfv0oyXbarthhWA4KZZKPH3rkxeW+NWyn0DdgSz49mXCmrISqsZuS/3i6&#10;/vSVMx+ErYQBq0p+UJ5fLj5+uOjcXJ1CDaZSyAjE+nnnSl6H4OZF4WWtWuFPwClLSg3YikBX3BQV&#10;io7QW1OcTiafiw6wcghSeU9fr7KSLxK+1kqGO629CsyUnHIL6cR0ruNZLC7EfIPC1Y3s0xD/kEUr&#10;GktBR6grEQTbYvMHVNtIBA86nEhoC9C6kSrVQNVMJ2+qeayFU6kWao53Y5v8/4OVt7t7ZE1V8nPO&#10;rGjpiR6oacJujGLnsT2d83OyenT32N88ibHWvcY2/lMVbJ9aehhbqvaBSfo4O/tCz8SZJFUvE0px&#10;dHbowzcFLYtCyZGCp0aK3Y0P2XQwibE8mKa6boxJl8gStTLIdoLed72ZxoQJ/JWVsdHWQvTK6vil&#10;iHXlSpIUDkZFO2MflKaGUO6nKZFExWMQIaWyYZpVtahUjn02od8QfUgr5ZIAI7Km+CN2DzBYZpAB&#10;O2fZ20dXlZg8Ok/+llh2Hj1SZLBhdG4bC/gegKGq+sjZfmhSbk3s0hqqA9EFIc+Rd/K6oWe7ET7c&#10;C6TBoZemZRDu6NAGupJDL3FWA/5673u0Jz6TlrOOBrHk/udWoOLMfLfE9PPpbBYnN10ShTjDl5r1&#10;S43dtisgLkxp7TiZRHLGYAZRI7TPtDOWMSqphJUUu+Qy4HBZhbwgaOtItVwmM5pWJ8KNfXQygseu&#10;Rlo+7Z8Fup67gUh/C8PQivkbCmfb6GlhuQ2gm8TvY1/7ftOkJ+L0Wymukpf3ZHXcnYvfAAAA//8D&#10;AFBLAwQUAAYACAAAACEAmybyveEAAAAMAQAADwAAAGRycy9kb3ducmV2LnhtbEyPwUrEMBCG74Lv&#10;EEbwIrtJG3FLbbqoIHjx4LqIx2wTm7LNpDTZtuvTO570OP98/PNNtV18zyY7xi6ggmwtgFlsgumw&#10;VbB/f14VwGLSaHQf0Co42wjb+vKi0qUJM77ZaZdaRiUYS63ApTSUnMfGWa/jOgwWafcVRq8TjWPL&#10;zahnKvc9z4W44153SBecHuyTs81xd/IKXs9Svkw38jjvO9l23/zz8cMFpa6vlod7YMku6Q+GX31S&#10;h5qcDuGEJrJeQZGJW0IVrDKRb4ARUhQ5RQeKpNgAryv+/4n6BwAA//8DAFBLAQItABQABgAIAAAA&#10;IQC2gziS/gAAAOEBAAATAAAAAAAAAAAAAAAAAAAAAABbQ29udGVudF9UeXBlc10ueG1sUEsBAi0A&#10;FAAGAAgAAAAhADj9If/WAAAAlAEAAAsAAAAAAAAAAAAAAAAALwEAAF9yZWxzLy5yZWxzUEsBAi0A&#10;FAAGAAgAAAAhAEPMH4aNAgAAgwUAAA4AAAAAAAAAAAAAAAAALgIAAGRycy9lMm9Eb2MueG1sUEsB&#10;Ai0AFAAGAAgAAAAhAJsm8r3hAAAADAEAAA8AAAAAAAAAAAAAAAAA5wQAAGRycy9kb3ducmV2Lnht&#10;bFBLBQYAAAAABAAEAPMAAAD1BQAAAAA=&#10;" fillcolor="white [3212]" stroked="f" strokeweight="1pt"/>
            </w:pict>
          </mc:Fallback>
        </mc:AlternateContent>
      </w:r>
      <w:r w:rsidR="00476DB7" w:rsidRPr="007E1467">
        <w:rPr>
          <w:cs/>
        </w:rPr>
        <w:br/>
      </w:r>
      <w:r w:rsidR="001C2674" w:rsidRPr="007E1467">
        <w:rPr>
          <w:cs/>
        </w:rPr>
        <w:t>สรุปผล</w:t>
      </w:r>
      <w:bookmarkEnd w:id="598"/>
      <w:r w:rsidR="003D63AD" w:rsidRPr="007E1467">
        <w:rPr>
          <w:cs/>
        </w:rPr>
        <w:t>การปฏิบัติงาน</w:t>
      </w:r>
      <w:r w:rsidR="00B74E9B" w:rsidRPr="007E1467">
        <w:rPr>
          <w:cs/>
        </w:rPr>
        <w:t>สหกิจศึกษา</w:t>
      </w:r>
      <w:bookmarkEnd w:id="599"/>
    </w:p>
    <w:p w:rsidR="00F31E88" w:rsidRPr="007E1467" w:rsidRDefault="00F31E88" w:rsidP="00991A87">
      <w:pPr>
        <w:spacing w:after="0" w:line="240" w:lineRule="auto"/>
      </w:pPr>
    </w:p>
    <w:p w:rsidR="00E1319C" w:rsidRPr="007E1467" w:rsidRDefault="00E1319C" w:rsidP="00991A87">
      <w:pPr>
        <w:spacing w:line="240" w:lineRule="auto"/>
        <w:ind w:firstLine="720"/>
        <w:rPr>
          <w:color w:val="FF0000"/>
        </w:rPr>
      </w:pPr>
      <w:bookmarkStart w:id="600" w:name="_Toc420265978"/>
      <w:bookmarkStart w:id="601" w:name="_Toc399842584"/>
      <w:del w:id="602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603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</w:t>
      </w:r>
    </w:p>
    <w:p w:rsidR="001C2674" w:rsidRPr="007E1467" w:rsidRDefault="005C3BDE" w:rsidP="00991A87">
      <w:pPr>
        <w:pStyle w:val="Heading2"/>
      </w:pPr>
      <w:bookmarkStart w:id="604" w:name="_Toc487543129"/>
      <w:bookmarkEnd w:id="600"/>
      <w:bookmarkEnd w:id="601"/>
      <w:r w:rsidRPr="007E1467">
        <w:rPr>
          <w:cs/>
        </w:rPr>
        <w:t>ชื่อระบบ/งาน</w:t>
      </w:r>
      <w:bookmarkEnd w:id="604"/>
    </w:p>
    <w:p w:rsidR="005C3BDE" w:rsidRPr="007E1467" w:rsidRDefault="001C2674" w:rsidP="00991A87">
      <w:pPr>
        <w:spacing w:line="240" w:lineRule="auto"/>
        <w:ind w:firstLine="720"/>
        <w:rPr>
          <w:color w:val="FF0000"/>
        </w:rPr>
      </w:pPr>
      <w:del w:id="605" w:author="Pahommie" w:date="2014-11-18T09:54:00Z">
        <w:r w:rsidRPr="007E1467" w:rsidDel="00AA2C27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bookmarkStart w:id="606" w:name="_Toc409752885"/>
      <w:bookmarkStart w:id="607" w:name="_Toc409753297"/>
      <w:bookmarkStart w:id="608" w:name="_Toc416273484"/>
      <w:bookmarkStart w:id="609" w:name="_Toc416341282"/>
      <w:bookmarkStart w:id="610" w:name="_Toc420265979"/>
      <w:bookmarkStart w:id="611" w:name="_Toc420387337"/>
      <w:bookmarkStart w:id="612" w:name="_Toc420485933"/>
      <w:bookmarkStart w:id="613" w:name="_Toc420525091"/>
      <w:bookmarkStart w:id="614" w:name="_Toc420734900"/>
      <w:bookmarkStart w:id="615" w:name="_Toc420739393"/>
      <w:del w:id="616" w:author="Pahommie" w:date="2014-11-05T21:26:00Z">
        <w:r w:rsidR="005C3BDE"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5C3BDE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del w:id="617" w:author="Pahommie" w:date="2014-11-05T21:26:00Z">
        <w:r w:rsidR="005C3BDE"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5C3BDE" w:rsidRPr="007E1467">
        <w:rPr>
          <w:color w:val="FF0000"/>
          <w:cs/>
        </w:rPr>
        <w:t>...........................................................................................................................................................</w:t>
      </w:r>
    </w:p>
    <w:p w:rsidR="00BD7241" w:rsidRPr="007E1467" w:rsidRDefault="006B1544" w:rsidP="00991A87">
      <w:pPr>
        <w:pStyle w:val="Heading3"/>
        <w:rPr>
          <w:ins w:id="618" w:author="Pahommie" w:date="2014-11-18T10:38:00Z"/>
        </w:rPr>
      </w:pPr>
      <w:bookmarkStart w:id="619" w:name="_Toc453667501"/>
      <w:bookmarkStart w:id="620" w:name="_Toc453683067"/>
      <w:bookmarkStart w:id="621" w:name="_Toc453683482"/>
      <w:bookmarkStart w:id="622" w:name="_Toc453683742"/>
      <w:bookmarkStart w:id="623" w:name="_Toc487543130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r>
        <w:rPr>
          <w:rFonts w:hint="cs"/>
          <w:cs/>
        </w:rPr>
        <w:t>มอ</w:t>
      </w:r>
      <w:r w:rsidR="00F95158" w:rsidRPr="007E1467">
        <w:rPr>
          <w:cs/>
        </w:rPr>
        <w:t>ดูล1</w:t>
      </w:r>
      <w:r w:rsidR="005C3BDE" w:rsidRPr="007E1467">
        <w:rPr>
          <w:cs/>
        </w:rPr>
        <w:t>.........</w:t>
      </w:r>
      <w:bookmarkEnd w:id="619"/>
      <w:bookmarkEnd w:id="620"/>
      <w:bookmarkEnd w:id="621"/>
      <w:bookmarkEnd w:id="622"/>
      <w:bookmarkEnd w:id="623"/>
    </w:p>
    <w:p w:rsidR="005C3BDE" w:rsidRPr="007E1467" w:rsidRDefault="005C3BDE" w:rsidP="00991A87">
      <w:pPr>
        <w:spacing w:line="240" w:lineRule="auto"/>
        <w:ind w:firstLine="720"/>
        <w:rPr>
          <w:noProof/>
        </w:rPr>
      </w:pPr>
      <w:del w:id="624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B74E9B" w:rsidRPr="007E1467">
        <w:rPr>
          <w:color w:val="FF0000"/>
          <w:cs/>
        </w:rPr>
        <w:t>ปรากฏดังภาพที่ 4-1 ต่อไปนี้</w:t>
      </w:r>
    </w:p>
    <w:p w:rsidR="00961424" w:rsidRPr="007E1467" w:rsidRDefault="005C3BDE" w:rsidP="00991A87">
      <w:pPr>
        <w:pStyle w:val="a0"/>
      </w:pPr>
      <w:r w:rsidRPr="007E1467">
        <w:rPr>
          <w:noProof/>
        </w:rPr>
        <w:drawing>
          <wp:inline distT="0" distB="0" distL="0" distR="0" wp14:anchorId="7E82B1C1" wp14:editId="76EA2708">
            <wp:extent cx="3573780" cy="1546225"/>
            <wp:effectExtent l="19050" t="19050" r="2667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r="18594"/>
                    <a:stretch/>
                  </pic:blipFill>
                  <pic:spPr bwMode="auto">
                    <a:xfrm>
                      <a:off x="0" y="0"/>
                      <a:ext cx="3573780" cy="154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E9B" w:rsidRPr="007E1467" w:rsidRDefault="000E398E" w:rsidP="00991A87">
      <w:pPr>
        <w:pStyle w:val="a0"/>
        <w:spacing w:before="320" w:after="320"/>
      </w:pPr>
      <w:bookmarkStart w:id="625" w:name="_Toc424818812"/>
      <w:r w:rsidRPr="007E1467">
        <w:rPr>
          <w:cs/>
        </w:rPr>
        <w:t xml:space="preserve">ภาพที่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530FE1" w:rsidRPr="007E1467">
        <w:rPr>
          <w:noProof/>
          <w:cs/>
        </w:rPr>
        <w:t>4</w:t>
      </w:r>
      <w:r w:rsidR="000976E2">
        <w:rPr>
          <w:noProof/>
        </w:rPr>
        <w:fldChar w:fldCharType="end"/>
      </w:r>
      <w:r w:rsidR="00530FE1" w:rsidRPr="007E1467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ภาพที่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530FE1" w:rsidRPr="007E1467">
        <w:rPr>
          <w:noProof/>
          <w:cs/>
        </w:rPr>
        <w:t>1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</w:t>
      </w:r>
      <w:r w:rsidR="00961424" w:rsidRPr="007E1467">
        <w:rPr>
          <w:cs/>
        </w:rPr>
        <w:t>หน้าจอ</w:t>
      </w:r>
      <w:r w:rsidR="005C3BDE" w:rsidRPr="007E1467">
        <w:t>XXXXX</w:t>
      </w:r>
      <w:bookmarkEnd w:id="625"/>
    </w:p>
    <w:p w:rsidR="005C3BDE" w:rsidRPr="007E1467" w:rsidRDefault="006B1544" w:rsidP="00991A87">
      <w:pPr>
        <w:pStyle w:val="Heading3"/>
        <w:rPr>
          <w:ins w:id="626" w:author="Pahommie" w:date="2014-11-18T10:38:00Z"/>
        </w:rPr>
      </w:pPr>
      <w:bookmarkStart w:id="627" w:name="_Toc453667502"/>
      <w:bookmarkStart w:id="628" w:name="_Toc453683068"/>
      <w:bookmarkStart w:id="629" w:name="_Toc453683483"/>
      <w:bookmarkStart w:id="630" w:name="_Toc453683743"/>
      <w:bookmarkStart w:id="631" w:name="_Toc487543131"/>
      <w:r>
        <w:rPr>
          <w:cs/>
        </w:rPr>
        <w:lastRenderedPageBreak/>
        <w:t>มอ</w:t>
      </w:r>
      <w:r w:rsidR="00F95158" w:rsidRPr="007E1467">
        <w:rPr>
          <w:cs/>
        </w:rPr>
        <w:t>ดูล2</w:t>
      </w:r>
      <w:r w:rsidR="005C3BDE" w:rsidRPr="007E1467">
        <w:rPr>
          <w:cs/>
        </w:rPr>
        <w:t>.........</w:t>
      </w:r>
      <w:bookmarkEnd w:id="627"/>
      <w:bookmarkEnd w:id="628"/>
      <w:bookmarkEnd w:id="629"/>
      <w:bookmarkEnd w:id="630"/>
      <w:bookmarkEnd w:id="631"/>
    </w:p>
    <w:p w:rsidR="005C3BDE" w:rsidRPr="007E1467" w:rsidRDefault="005C3BDE" w:rsidP="00991A87">
      <w:pPr>
        <w:spacing w:line="240" w:lineRule="auto"/>
        <w:ind w:firstLine="720"/>
        <w:rPr>
          <w:noProof/>
        </w:rPr>
      </w:pPr>
      <w:del w:id="632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ปรากฏดังภาพที่ 4-</w:t>
      </w:r>
      <w:r w:rsidRPr="007E1467">
        <w:rPr>
          <w:color w:val="FF0000"/>
        </w:rPr>
        <w:t>2</w:t>
      </w:r>
      <w:r w:rsidRPr="007E1467">
        <w:rPr>
          <w:color w:val="FF0000"/>
          <w:cs/>
        </w:rPr>
        <w:t xml:space="preserve"> ต่อไปนี้</w:t>
      </w:r>
    </w:p>
    <w:p w:rsidR="005C3BDE" w:rsidRPr="007E1467" w:rsidRDefault="005C3BDE" w:rsidP="00991A87">
      <w:pPr>
        <w:pStyle w:val="a0"/>
      </w:pPr>
      <w:r w:rsidRPr="007E1467">
        <w:rPr>
          <w:noProof/>
        </w:rPr>
        <w:drawing>
          <wp:inline distT="0" distB="0" distL="0" distR="0" wp14:anchorId="0FE849BB" wp14:editId="5D614D18">
            <wp:extent cx="5177945" cy="2240280"/>
            <wp:effectExtent l="19050" t="19050" r="2286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r="18594"/>
                    <a:stretch/>
                  </pic:blipFill>
                  <pic:spPr bwMode="auto">
                    <a:xfrm>
                      <a:off x="0" y="0"/>
                      <a:ext cx="5178450" cy="2240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BDE" w:rsidRPr="007E1467" w:rsidRDefault="005C3BDE" w:rsidP="00991A87">
      <w:pPr>
        <w:pStyle w:val="a0"/>
      </w:pPr>
      <w:bookmarkStart w:id="633" w:name="_Toc424818813"/>
      <w:r w:rsidRPr="007E1467">
        <w:rPr>
          <w:cs/>
        </w:rPr>
        <w:t xml:space="preserve">ภาพที่ </w:t>
      </w:r>
      <w:r w:rsidR="000976E2">
        <w:fldChar w:fldCharType="begin"/>
      </w:r>
      <w:r w:rsidR="000976E2">
        <w:instrText xml:space="preserve"> STYLEREF 1 \s </w:instrText>
      </w:r>
      <w:r w:rsidR="000976E2">
        <w:fldChar w:fldCharType="separate"/>
      </w:r>
      <w:r w:rsidR="00530FE1" w:rsidRPr="007E1467">
        <w:rPr>
          <w:noProof/>
          <w:cs/>
        </w:rPr>
        <w:t>4</w:t>
      </w:r>
      <w:r w:rsidR="000976E2">
        <w:rPr>
          <w:noProof/>
        </w:rPr>
        <w:fldChar w:fldCharType="end"/>
      </w:r>
      <w:r w:rsidR="00530FE1" w:rsidRPr="007E1467">
        <w:rPr>
          <w:cs/>
        </w:rPr>
        <w:noBreakHyphen/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 xml:space="preserve">ภาพที่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\s 1 </w:instrText>
      </w:r>
      <w:r w:rsidR="000976E2">
        <w:fldChar w:fldCharType="separate"/>
      </w:r>
      <w:r w:rsidR="00530FE1" w:rsidRPr="007E1467">
        <w:rPr>
          <w:noProof/>
          <w:cs/>
        </w:rPr>
        <w:t>2</w:t>
      </w:r>
      <w:r w:rsidR="000976E2">
        <w:rPr>
          <w:noProof/>
        </w:rPr>
        <w:fldChar w:fldCharType="end"/>
      </w:r>
      <w:r w:rsidRPr="007E1467">
        <w:rPr>
          <w:cs/>
        </w:rPr>
        <w:t xml:space="preserve">  หน้าจอ</w:t>
      </w:r>
      <w:r w:rsidRPr="007E1467">
        <w:t>XXXXX</w:t>
      </w:r>
      <w:bookmarkEnd w:id="633"/>
    </w:p>
    <w:p w:rsidR="005C3BDE" w:rsidRPr="007E1467" w:rsidRDefault="005C3BDE" w:rsidP="00991A87">
      <w:pPr>
        <w:pStyle w:val="a0"/>
        <w:spacing w:before="320" w:after="320"/>
        <w:jc w:val="left"/>
      </w:pPr>
    </w:p>
    <w:p w:rsidR="0015699B" w:rsidRPr="007E1467" w:rsidRDefault="0015699B" w:rsidP="00991A87">
      <w:pPr>
        <w:spacing w:line="240" w:lineRule="auto"/>
      </w:pPr>
    </w:p>
    <w:p w:rsidR="003860DC" w:rsidRPr="007E1467" w:rsidRDefault="003860DC" w:rsidP="00991A87">
      <w:pPr>
        <w:spacing w:line="240" w:lineRule="auto"/>
        <w:rPr>
          <w:cs/>
        </w:rPr>
      </w:pPr>
    </w:p>
    <w:p w:rsidR="00EB4A25" w:rsidRPr="007E1467" w:rsidRDefault="00EB4A25" w:rsidP="00991A87">
      <w:pPr>
        <w:pStyle w:val="Heading1"/>
        <w:spacing w:line="240" w:lineRule="auto"/>
        <w:rPr>
          <w:rFonts w:cs="Angsana New"/>
          <w:cs/>
        </w:rPr>
        <w:sectPr w:rsidR="00EB4A25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34" w:name="_Toc399842591"/>
    </w:p>
    <w:bookmarkStart w:id="635" w:name="_Toc487543132"/>
    <w:p w:rsidR="001C2674" w:rsidRPr="007E1467" w:rsidRDefault="00B27644" w:rsidP="00991A87">
      <w:pPr>
        <w:pStyle w:val="Heading1"/>
        <w:spacing w:line="240" w:lineRule="auto"/>
      </w:pPr>
      <w:r w:rsidRPr="007E14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D77A77" wp14:editId="7D8224E2">
                <wp:simplePos x="0" y="0"/>
                <wp:positionH relativeFrom="column">
                  <wp:posOffset>5140159</wp:posOffset>
                </wp:positionH>
                <wp:positionV relativeFrom="paragraph">
                  <wp:posOffset>-652145</wp:posOffset>
                </wp:positionV>
                <wp:extent cx="457200" cy="4572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D8626" id="Rectangle 8" o:spid="_x0000_s1026" style="position:absolute;margin-left:404.75pt;margin-top:-51.35pt;width:36pt;height:3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IWnjQIAAIMFAAAOAAAAZHJzL2Uyb0RvYy54bWysVE1v2zAMvQ/YfxB0X5wU7dYGdYqgRYcB&#10;QVu0HXpWZCk2IIsapcTJfv0oyXa6rthhWA4KZZKPH3rk5dW+NWyn0DdgSz6bTDlTVkLV2E3Jvz/f&#10;fjrnzAdhK2HAqpIflOdXi48fLjs3VydQg6kUMgKxft65ktchuHlReFmrVvgJOGVJqQFbEeiKm6JC&#10;0RF6a4qT6fRz0QFWDkEq7+nrTVbyRcLXWslwr7VXgZmSU24hnZjOdTyLxaWYb1C4upF9GuIfsmhF&#10;YynoCHUjgmBbbP6AahuJ4EGHiYS2AK0bqVINVM1s+qaap1o4lWqh5ng3tsn/P1h5t3tA1lQlp4ey&#10;oqUneqSmCbsxip3H9nTOz8nqyT1gf/Mkxlr3Gtv4T1WwfWrpYWyp2gcm6ePp2Rd6Js4kqXqZUIqj&#10;s0MfvipoWRRKjhQ8NVLsVj5k08EkxvJgmuq2MSZdIkvUtUG2E/S+680sJkzgv1kZG20tRK+sjl+K&#10;WFeuJEnhYFS0M/ZRaWoI5X6SEklUPAYRUiobZllVi0rl2GdT+g3Rh7RSLgkwImuKP2L3AINlBhmw&#10;c5a9fXRVicmj8/RviWXn0SNFBhtG57axgO8BGKqqj5zthybl1sQuraE6EF0Q8hx5J28beraV8OFB&#10;IA0OvTQtg3BPhzbQlRx6ibMa8Od736M98Zm0nHU0iCX3P7YCFWfmmyWmX8xOT+PkpkuiEGf4WrN+&#10;rbHb9hqICzNaO04mkZwxmEHUCO0L7YxljEoqYSXFLrkMOFyuQ14QtHWkWi6TGU2rE2Fln5yM4LGr&#10;kZbP+xeBruduINLfwTC0Yv6Gwtk2elpYbgPoJvH72Ne+3zTpiTj9Voqr5PU9WR135+IXAAAA//8D&#10;AFBLAwQUAAYACAAAACEA4Rgh9OIAAAAMAQAADwAAAGRycy9kb3ducmV2LnhtbEyPwU7DMAyG70i8&#10;Q2QkLmhLughWStMJkJC4cNiYEMesMU21JqmarO14eswJjv796ffncjO7jo04xDZ4BdlSAENfB9P6&#10;RsH+/WWRA4tJe6O74FHBGSNsqsuLUhcmTH6L4y41jEp8LLQCm1JfcB5ri07HZejR0+4rDE4nGoeG&#10;m0FPVO46vhLijjvderpgdY/PFuvj7uQUvJ2lfB1v5HHat7Jpv/nn04cNSl1fzY8PwBLO6Q+GX31S&#10;h4qcDuHkTWSdglzc3xKqYJGJ1RoYIXmeUXSgSIo18Krk/5+ofgAAAP//AwBQSwECLQAUAAYACAAA&#10;ACEAtoM4kv4AAADhAQAAEwAAAAAAAAAAAAAAAAAAAAAAW0NvbnRlbnRfVHlwZXNdLnhtbFBLAQIt&#10;ABQABgAIAAAAIQA4/SH/1gAAAJQBAAALAAAAAAAAAAAAAAAAAC8BAABfcmVscy8ucmVsc1BLAQIt&#10;ABQABgAIAAAAIQD0vIWnjQIAAIMFAAAOAAAAAAAAAAAAAAAAAC4CAABkcnMvZTJvRG9jLnhtbFBL&#10;AQItABQABgAIAAAAIQDhGCH04gAAAAwBAAAPAAAAAAAAAAAAAAAAAOcEAABkcnMvZG93bnJldi54&#10;bWxQSwUGAAAAAAQABADzAAAA9gUAAAAA&#10;" fillcolor="white [3212]" stroked="f" strokeweight="1pt"/>
            </w:pict>
          </mc:Fallback>
        </mc:AlternateContent>
      </w:r>
      <w:r w:rsidR="00476DB7" w:rsidRPr="007E1467">
        <w:rPr>
          <w:cs/>
        </w:rPr>
        <w:br/>
      </w:r>
      <w:r w:rsidR="00E63E4A" w:rsidRPr="007E1467">
        <w:rPr>
          <w:cs/>
        </w:rPr>
        <w:br/>
      </w:r>
      <w:bookmarkStart w:id="636" w:name="_Toc420266029"/>
      <w:bookmarkEnd w:id="634"/>
      <w:r w:rsidR="0015699B" w:rsidRPr="007E1467">
        <w:rPr>
          <w:cs/>
        </w:rPr>
        <w:t>สรุปและวิจารณ์ผล</w:t>
      </w:r>
      <w:r w:rsidR="003D63AD" w:rsidRPr="007E1467">
        <w:rPr>
          <w:cs/>
        </w:rPr>
        <w:t>การปฏิบัติงาน</w:t>
      </w:r>
      <w:r w:rsidR="0015699B" w:rsidRPr="007E1467">
        <w:rPr>
          <w:cs/>
        </w:rPr>
        <w:t>สหกิจศึกษา</w:t>
      </w:r>
      <w:bookmarkEnd w:id="635"/>
      <w:bookmarkEnd w:id="636"/>
    </w:p>
    <w:p w:rsidR="00F31E88" w:rsidRPr="007E1467" w:rsidRDefault="00F31E88" w:rsidP="00991A87">
      <w:pPr>
        <w:spacing w:after="0" w:line="240" w:lineRule="auto"/>
      </w:pPr>
    </w:p>
    <w:p w:rsidR="00AE1AA4" w:rsidRPr="007E1467" w:rsidRDefault="001C2674" w:rsidP="00991A87">
      <w:pPr>
        <w:spacing w:line="240" w:lineRule="auto"/>
        <w:ind w:firstLine="720"/>
        <w:rPr>
          <w:color w:val="FF0000"/>
        </w:rPr>
      </w:pPr>
      <w:del w:id="637" w:author="Pahommie" w:date="2014-11-05T21:26:00Z">
        <w:r w:rsidRPr="007E1467" w:rsidDel="00BB0002">
          <w:rPr>
            <w:color w:val="FF0000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  <w:r w:rsidR="003959E0"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2"/>
      </w:pPr>
      <w:bookmarkStart w:id="638" w:name="_Toc399842592"/>
      <w:bookmarkStart w:id="639" w:name="_Toc487543133"/>
      <w:r w:rsidRPr="007E1467">
        <w:rPr>
          <w:cs/>
        </w:rPr>
        <w:t>สรุปผล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638"/>
      <w:bookmarkEnd w:id="639"/>
    </w:p>
    <w:p w:rsidR="00C54E15" w:rsidRDefault="0080132D" w:rsidP="00991A87">
      <w:pPr>
        <w:spacing w:line="240" w:lineRule="auto"/>
        <w:ind w:firstLine="720"/>
        <w:rPr>
          <w:color w:val="1F4E79" w:themeColor="accent1" w:themeShade="80"/>
        </w:rPr>
      </w:pPr>
      <w:r w:rsidRPr="00007F40">
        <w:rPr>
          <w:rFonts w:hint="cs"/>
          <w:color w:val="1F4E79" w:themeColor="accent1" w:themeShade="80"/>
          <w:cs/>
        </w:rPr>
        <w:t>การปฏิบัติงานสหกิจศึกษาตั้งแต่วันที่ ๑ สิงหาคม ถึงวันที่ ๑๙ พฤศจิกายน พ.ศ. ๒๕๖๑ ในตำแหน่งนักพัฒนาระบบ ณ ห้องปฏิบัติการวิจัยวิศวกรรมระบบสารสนเทศ มหาวิทยาลัยบูรพา ผู้ปฏิบัติงานสหกิจศึกษาได้รับมอบหมายให้พัฒนาระบบประกันคุณภาพการศึกษา ให้กับคณะวิทยาการสารสนเทศ มหาวิทยาลัยบูรพา ในการปฏิบัติงาน ผู้ปฏิบัติงานสหกิจศึกษาได้</w:t>
      </w:r>
      <w:r w:rsidR="00007F40">
        <w:rPr>
          <w:rFonts w:hint="cs"/>
          <w:color w:val="1F4E79" w:themeColor="accent1" w:themeShade="80"/>
          <w:cs/>
        </w:rPr>
        <w:t>ประยุกต์</w:t>
      </w:r>
      <w:r w:rsidRPr="00007F40">
        <w:rPr>
          <w:rFonts w:hint="cs"/>
          <w:color w:val="1F4E79" w:themeColor="accent1" w:themeShade="80"/>
          <w:cs/>
        </w:rPr>
        <w:t>ความรู้</w:t>
      </w:r>
      <w:r w:rsidR="00007F40" w:rsidRPr="00007F40">
        <w:rPr>
          <w:rFonts w:hint="cs"/>
          <w:color w:val="1F4E79" w:themeColor="accent1" w:themeShade="80"/>
          <w:cs/>
        </w:rPr>
        <w:t>จากการศึกษาในหลักสูตรวิศวกรรมซอฟต์แวร์ร่วมกับกระบวนการพัฒนาซอฟ์แวร์</w:t>
      </w:r>
      <w:r w:rsidR="00C54E15">
        <w:rPr>
          <w:rFonts w:hint="cs"/>
          <w:color w:val="1F4E79" w:themeColor="accent1" w:themeShade="80"/>
          <w:cs/>
        </w:rPr>
        <w:t>ที่เกิดจากการประยุกต์</w:t>
      </w:r>
      <w:r w:rsidR="00007F40" w:rsidRPr="00007F40">
        <w:rPr>
          <w:rFonts w:hint="cs"/>
          <w:color w:val="1F4E79" w:themeColor="accent1" w:themeShade="80"/>
          <w:cs/>
        </w:rPr>
        <w:t>เทคนิคสกรัม</w:t>
      </w:r>
      <w:r w:rsidR="00C54E15">
        <w:rPr>
          <w:rFonts w:hint="cs"/>
          <w:color w:val="1F4E79" w:themeColor="accent1" w:themeShade="80"/>
          <w:cs/>
        </w:rPr>
        <w:t>และโครงสร้างแบบน้ำตก</w:t>
      </w:r>
      <w:r w:rsidR="00007F40" w:rsidRPr="00007F40">
        <w:rPr>
          <w:rFonts w:hint="cs"/>
          <w:color w:val="1F4E79" w:themeColor="accent1" w:themeShade="80"/>
          <w:cs/>
        </w:rPr>
        <w:t>ซึ่งทางองค์กรเลือก</w:t>
      </w:r>
      <w:r w:rsidR="00007F40">
        <w:rPr>
          <w:rFonts w:hint="cs"/>
          <w:color w:val="1F4E79" w:themeColor="accent1" w:themeShade="80"/>
          <w:cs/>
        </w:rPr>
        <w:t xml:space="preserve">ใช้ ตลอดระยะเวลาปฏิบัติงานสหกิจศึกษาถูกแบ่งการทำงานออกเป็น ๔ </w:t>
      </w:r>
      <w:r w:rsidR="00007F40">
        <w:rPr>
          <w:color w:val="1F4E79" w:themeColor="accent1" w:themeShade="80"/>
        </w:rPr>
        <w:t xml:space="preserve">sprints </w:t>
      </w:r>
      <w:r w:rsidR="00007F40">
        <w:rPr>
          <w:rFonts w:hint="cs"/>
          <w:color w:val="1F4E79" w:themeColor="accent1" w:themeShade="80"/>
          <w:cs/>
        </w:rPr>
        <w:t xml:space="preserve">ระยะเวลา </w:t>
      </w:r>
      <w:r w:rsidR="00007F40">
        <w:rPr>
          <w:color w:val="1F4E79" w:themeColor="accent1" w:themeShade="80"/>
        </w:rPr>
        <w:t xml:space="preserve">sprint </w:t>
      </w:r>
      <w:r w:rsidR="00007F40">
        <w:rPr>
          <w:rFonts w:hint="cs"/>
          <w:color w:val="1F4E79" w:themeColor="accent1" w:themeShade="80"/>
          <w:cs/>
        </w:rPr>
        <w:t xml:space="preserve">ละ ๔ สัปดาห์ </w:t>
      </w:r>
    </w:p>
    <w:p w:rsidR="003959E0" w:rsidRDefault="00C54E15" w:rsidP="00991A87">
      <w:pPr>
        <w:spacing w:line="240" w:lineRule="auto"/>
        <w:ind w:firstLine="720"/>
        <w:rPr>
          <w:color w:val="1F4E79" w:themeColor="accent1" w:themeShade="80"/>
        </w:rPr>
      </w:pPr>
      <w:r>
        <w:rPr>
          <w:color w:val="1F4E79" w:themeColor="accent1" w:themeShade="80"/>
        </w:rPr>
        <w:t>S</w:t>
      </w:r>
      <w:r w:rsidR="00007F40">
        <w:rPr>
          <w:color w:val="1F4E79" w:themeColor="accent1" w:themeShade="80"/>
        </w:rPr>
        <w:t xml:space="preserve">prints </w:t>
      </w:r>
      <w:r w:rsidR="00007F40">
        <w:rPr>
          <w:rFonts w:hint="cs"/>
          <w:color w:val="1F4E79" w:themeColor="accent1" w:themeShade="80"/>
          <w:cs/>
        </w:rPr>
        <w:t xml:space="preserve">ที่ ๑ จะเป็นการศึกษาเครื่องมือที่ในการพัฒนาเว็บแอพลิเคชัน ซึ่งองค์กรเลือกใช้เครื่องมือที่เป็น </w:t>
      </w:r>
      <w:r w:rsidR="00007F40">
        <w:rPr>
          <w:color w:val="1F4E79" w:themeColor="accent1" w:themeShade="80"/>
        </w:rPr>
        <w:t xml:space="preserve">Open Source </w:t>
      </w:r>
      <w:r w:rsidR="00007F40">
        <w:rPr>
          <w:rFonts w:hint="cs"/>
          <w:color w:val="1F4E79" w:themeColor="accent1" w:themeShade="80"/>
          <w:cs/>
        </w:rPr>
        <w:t xml:space="preserve">ทั้งหมด โดยนำกรอบการทำงานที่เรียกว่า </w:t>
      </w:r>
      <w:proofErr w:type="spellStart"/>
      <w:r w:rsidR="00007F40">
        <w:rPr>
          <w:color w:val="1F4E79" w:themeColor="accent1" w:themeShade="80"/>
        </w:rPr>
        <w:t>CodIgnitor</w:t>
      </w:r>
      <w:proofErr w:type="spellEnd"/>
      <w:r w:rsidR="00007F40">
        <w:rPr>
          <w:color w:val="1F4E79" w:themeColor="accent1" w:themeShade="80"/>
        </w:rPr>
        <w:t xml:space="preserve"> </w:t>
      </w:r>
      <w:r w:rsidR="00007F40">
        <w:rPr>
          <w:rFonts w:hint="cs"/>
          <w:color w:val="1F4E79" w:themeColor="accent1" w:themeShade="80"/>
          <w:cs/>
        </w:rPr>
        <w:t xml:space="preserve">มาใช้ สำหรับภาษาที่ใช้ในการพัฒนาได้แก่ </w:t>
      </w:r>
      <w:r w:rsidR="0049754E">
        <w:rPr>
          <w:color w:val="1F4E79" w:themeColor="accent1" w:themeShade="80"/>
        </w:rPr>
        <w:t xml:space="preserve">PHP, HTML, </w:t>
      </w:r>
      <w:proofErr w:type="spellStart"/>
      <w:r w:rsidR="0049754E">
        <w:rPr>
          <w:color w:val="1F4E79" w:themeColor="accent1" w:themeShade="80"/>
        </w:rPr>
        <w:t>Javascript</w:t>
      </w:r>
      <w:proofErr w:type="spellEnd"/>
      <w:r w:rsidR="00007F40">
        <w:rPr>
          <w:color w:val="1F4E79" w:themeColor="accent1" w:themeShade="80"/>
          <w:cs/>
        </w:rPr>
        <w:t xml:space="preserve"> </w:t>
      </w:r>
      <w:r w:rsidR="00007F40">
        <w:rPr>
          <w:rFonts w:hint="cs"/>
          <w:color w:val="1F4E79" w:themeColor="accent1" w:themeShade="80"/>
          <w:cs/>
        </w:rPr>
        <w:t xml:space="preserve">และ </w:t>
      </w:r>
      <w:r w:rsidR="00007F40">
        <w:rPr>
          <w:color w:val="1F4E79" w:themeColor="accent1" w:themeShade="80"/>
        </w:rPr>
        <w:t xml:space="preserve">CSS </w:t>
      </w:r>
      <w:r w:rsidR="00007F40">
        <w:rPr>
          <w:rFonts w:hint="cs"/>
          <w:color w:val="1F4E79" w:themeColor="accent1" w:themeShade="80"/>
          <w:cs/>
        </w:rPr>
        <w:t xml:space="preserve">มีการนำ </w:t>
      </w:r>
      <w:r w:rsidR="00007F40">
        <w:rPr>
          <w:color w:val="1F4E79" w:themeColor="accent1" w:themeShade="80"/>
        </w:rPr>
        <w:t xml:space="preserve">Library </w:t>
      </w:r>
      <w:r w:rsidR="00007F40">
        <w:rPr>
          <w:rFonts w:hint="cs"/>
          <w:color w:val="1F4E79" w:themeColor="accent1" w:themeShade="80"/>
          <w:cs/>
        </w:rPr>
        <w:t xml:space="preserve">มาใช้เพื่อให้การทำงานรวดเร็วขึ้น เช่น </w:t>
      </w:r>
      <w:proofErr w:type="spellStart"/>
      <w:r w:rsidR="0049754E">
        <w:rPr>
          <w:color w:val="1F4E79" w:themeColor="accent1" w:themeShade="80"/>
        </w:rPr>
        <w:t>D</w:t>
      </w:r>
      <w:r w:rsidR="0049754E" w:rsidRPr="0049754E">
        <w:rPr>
          <w:color w:val="1F4E79" w:themeColor="accent1" w:themeShade="80"/>
        </w:rPr>
        <w:t>atatable</w:t>
      </w:r>
      <w:proofErr w:type="spellEnd"/>
      <w:r w:rsidR="0049754E">
        <w:rPr>
          <w:color w:val="1F4E79" w:themeColor="accent1" w:themeShade="80"/>
          <w:cs/>
        </w:rPr>
        <w:t xml:space="preserve"> </w:t>
      </w:r>
      <w:r w:rsidR="0049754E">
        <w:rPr>
          <w:rFonts w:hint="cs"/>
          <w:color w:val="1F4E79" w:themeColor="accent1" w:themeShade="80"/>
          <w:cs/>
        </w:rPr>
        <w:t xml:space="preserve">สำหรับการทำงานกับตาราง </w:t>
      </w:r>
      <w:proofErr w:type="spellStart"/>
      <w:r w:rsidR="0049754E">
        <w:rPr>
          <w:color w:val="1F4E79" w:themeColor="accent1" w:themeShade="80"/>
        </w:rPr>
        <w:t>H</w:t>
      </w:r>
      <w:r w:rsidR="0049754E" w:rsidRPr="0049754E">
        <w:rPr>
          <w:color w:val="1F4E79" w:themeColor="accent1" w:themeShade="80"/>
        </w:rPr>
        <w:t>ightchart</w:t>
      </w:r>
      <w:proofErr w:type="spellEnd"/>
      <w:r w:rsidR="0049754E" w:rsidRPr="0049754E">
        <w:rPr>
          <w:color w:val="1F4E79" w:themeColor="accent1" w:themeShade="80"/>
        </w:rPr>
        <w:t xml:space="preserve"> </w:t>
      </w:r>
      <w:r w:rsidR="0049754E">
        <w:rPr>
          <w:rFonts w:hint="cs"/>
          <w:color w:val="1F4E79" w:themeColor="accent1" w:themeShade="80"/>
          <w:cs/>
        </w:rPr>
        <w:t xml:space="preserve">สำหรับสร้างกราฟ และ </w:t>
      </w:r>
      <w:proofErr w:type="spellStart"/>
      <w:r w:rsidR="0049754E">
        <w:rPr>
          <w:color w:val="1F4E79" w:themeColor="accent1" w:themeShade="80"/>
        </w:rPr>
        <w:t>D</w:t>
      </w:r>
      <w:r w:rsidR="0049754E" w:rsidRPr="0049754E">
        <w:rPr>
          <w:color w:val="1F4E79" w:themeColor="accent1" w:themeShade="80"/>
        </w:rPr>
        <w:t>atepicker</w:t>
      </w:r>
      <w:proofErr w:type="spellEnd"/>
      <w:r w:rsidR="00007F40">
        <w:rPr>
          <w:color w:val="1F4E79" w:themeColor="accent1" w:themeShade="80"/>
          <w:cs/>
        </w:rPr>
        <w:t xml:space="preserve"> </w:t>
      </w:r>
      <w:r w:rsidR="0049754E">
        <w:rPr>
          <w:rFonts w:hint="cs"/>
          <w:color w:val="1F4E79" w:themeColor="accent1" w:themeShade="80"/>
          <w:cs/>
        </w:rPr>
        <w:t>สำหรับทำปฏิทินเป็นต้น นอกจากนี้</w:t>
      </w:r>
      <w:r>
        <w:rPr>
          <w:rFonts w:hint="cs"/>
          <w:color w:val="1F4E79" w:themeColor="accent1" w:themeShade="80"/>
          <w:cs/>
        </w:rPr>
        <w:t>ห้องปฏิบัติการวิจัยฯ ได้นำ</w:t>
      </w:r>
      <w:r w:rsidR="00007F40">
        <w:rPr>
          <w:rFonts w:hint="cs"/>
          <w:color w:val="1F4E79" w:themeColor="accent1" w:themeShade="80"/>
          <w:cs/>
        </w:rPr>
        <w:t xml:space="preserve">ระบบจัดการฐานข้อมูล </w:t>
      </w:r>
      <w:r w:rsidR="00007F40">
        <w:rPr>
          <w:color w:val="1F4E79" w:themeColor="accent1" w:themeShade="80"/>
        </w:rPr>
        <w:t xml:space="preserve">MySQL </w:t>
      </w:r>
      <w:r w:rsidR="00007F40">
        <w:rPr>
          <w:rFonts w:hint="cs"/>
          <w:color w:val="1F4E79" w:themeColor="accent1" w:themeShade="80"/>
          <w:cs/>
        </w:rPr>
        <w:t xml:space="preserve">ซึ่งสามารถแปลงข้อมูลให้อยู่ในรูปแบบของ </w:t>
      </w:r>
      <w:r w:rsidR="00007F40">
        <w:rPr>
          <w:color w:val="1F4E79" w:themeColor="accent1" w:themeShade="80"/>
        </w:rPr>
        <w:t xml:space="preserve">JSON Service </w:t>
      </w:r>
      <w:r>
        <w:rPr>
          <w:rFonts w:hint="cs"/>
          <w:color w:val="1F4E79" w:themeColor="accent1" w:themeShade="80"/>
          <w:cs/>
        </w:rPr>
        <w:t xml:space="preserve">เพื่อให้ยืดหยุ่นในการงานของลูกค้ามากยิ่งขึ้น นอกจากนี้ยังได้นำเทคโนโลยี </w:t>
      </w:r>
      <w:r>
        <w:rPr>
          <w:color w:val="1F4E79" w:themeColor="accent1" w:themeShade="80"/>
        </w:rPr>
        <w:t xml:space="preserve">Gitlab </w:t>
      </w:r>
      <w:r>
        <w:rPr>
          <w:rFonts w:hint="cs"/>
          <w:color w:val="1F4E79" w:themeColor="accent1" w:themeShade="80"/>
          <w:cs/>
        </w:rPr>
        <w:t xml:space="preserve">มาใช้ในการควบคุมเวอร์ชันการทำงาน เพื่อให้การเขียนโปรแกรมขนาดใหญ่จากโปรแกรมเมอร์หลายคน สามารถทำงานร่วมกันได้ง่ายและมีประสิทธิภาพมากขึ้น นอกจากนี้ </w:t>
      </w:r>
      <w:r>
        <w:rPr>
          <w:color w:val="1F4E79" w:themeColor="accent1" w:themeShade="80"/>
        </w:rPr>
        <w:t xml:space="preserve">Gitlab </w:t>
      </w:r>
      <w:r>
        <w:rPr>
          <w:rFonts w:hint="cs"/>
          <w:color w:val="1F4E79" w:themeColor="accent1" w:themeShade="80"/>
          <w:cs/>
        </w:rPr>
        <w:t xml:space="preserve">ยังช่วย </w:t>
      </w:r>
      <w:r>
        <w:rPr>
          <w:color w:val="1F4E79" w:themeColor="accent1" w:themeShade="80"/>
        </w:rPr>
        <w:t xml:space="preserve">Build </w:t>
      </w:r>
      <w:r>
        <w:rPr>
          <w:rFonts w:hint="cs"/>
          <w:color w:val="1F4E79" w:themeColor="accent1" w:themeShade="80"/>
          <w:cs/>
        </w:rPr>
        <w:t xml:space="preserve">ระบบ เพื่อให้โปรแกรมเมอร์และนักทดสอบระบบสามารถทดสอบผลลัพธ์จากการรวมโปรแกรมไปเป็นผลิตภัณฑ์ที่สมบูรณ์เพื่อให้เห็นข้อบกพร่องที่จะต้องปรับปรุงได้รวดเร็วขึ้น </w:t>
      </w:r>
    </w:p>
    <w:p w:rsidR="00C54E15" w:rsidRDefault="00C54E15" w:rsidP="00991A87">
      <w:pPr>
        <w:spacing w:line="240" w:lineRule="auto"/>
        <w:ind w:firstLine="720"/>
        <w:rPr>
          <w:color w:val="1F4E79" w:themeColor="accent1" w:themeShade="80"/>
        </w:rPr>
      </w:pPr>
      <w:r>
        <w:rPr>
          <w:color w:val="1F4E79" w:themeColor="accent1" w:themeShade="80"/>
        </w:rPr>
        <w:t xml:space="preserve">Sprints </w:t>
      </w:r>
      <w:r>
        <w:rPr>
          <w:rFonts w:hint="cs"/>
          <w:color w:val="1F4E79" w:themeColor="accent1" w:themeShade="80"/>
          <w:cs/>
        </w:rPr>
        <w:t>ที่ ๒ จะเป็นการออกแบบระบบ</w:t>
      </w:r>
      <w:r>
        <w:rPr>
          <w:color w:val="1F4E79" w:themeColor="accent1" w:themeShade="80"/>
          <w:cs/>
        </w:rPr>
        <w:t xml:space="preserve"> </w:t>
      </w:r>
      <w:r>
        <w:rPr>
          <w:rFonts w:hint="cs"/>
          <w:color w:val="1F4E79" w:themeColor="accent1" w:themeShade="80"/>
          <w:cs/>
        </w:rPr>
        <w:t>ซึ่ง</w:t>
      </w:r>
      <w:r w:rsidR="0049754E">
        <w:rPr>
          <w:rFonts w:hint="cs"/>
          <w:color w:val="1F4E79" w:themeColor="accent1" w:themeShade="80"/>
          <w:cs/>
        </w:rPr>
        <w:t>เครื่องมือ</w:t>
      </w:r>
      <w:r>
        <w:rPr>
          <w:rFonts w:hint="cs"/>
          <w:color w:val="1F4E79" w:themeColor="accent1" w:themeShade="80"/>
          <w:cs/>
        </w:rPr>
        <w:t xml:space="preserve">ที่ใช้ในการออกแบบประกอบด้วย </w:t>
      </w:r>
      <w:r>
        <w:rPr>
          <w:color w:val="1F4E79" w:themeColor="accent1" w:themeShade="80"/>
        </w:rPr>
        <w:t>Use Case Diagram, Use Case Description, ER</w:t>
      </w:r>
      <w:r>
        <w:rPr>
          <w:color w:val="1F4E79" w:themeColor="accent1" w:themeShade="80"/>
          <w:cs/>
        </w:rPr>
        <w:t>-</w:t>
      </w:r>
      <w:r>
        <w:rPr>
          <w:color w:val="1F4E79" w:themeColor="accent1" w:themeShade="80"/>
        </w:rPr>
        <w:t xml:space="preserve">Diagram </w:t>
      </w:r>
      <w:r>
        <w:rPr>
          <w:rFonts w:hint="cs"/>
          <w:color w:val="1F4E79" w:themeColor="accent1" w:themeShade="80"/>
          <w:cs/>
        </w:rPr>
        <w:t xml:space="preserve">และ </w:t>
      </w:r>
      <w:r>
        <w:rPr>
          <w:color w:val="1F4E79" w:themeColor="accent1" w:themeShade="80"/>
        </w:rPr>
        <w:t xml:space="preserve">Data Dictionary </w:t>
      </w:r>
    </w:p>
    <w:p w:rsidR="0049754E" w:rsidRDefault="0049754E" w:rsidP="00991A87">
      <w:pPr>
        <w:spacing w:line="240" w:lineRule="auto"/>
        <w:ind w:firstLine="720"/>
        <w:rPr>
          <w:color w:val="1F4E79" w:themeColor="accent1" w:themeShade="80"/>
        </w:rPr>
      </w:pPr>
      <w:r>
        <w:rPr>
          <w:color w:val="1F4E79" w:themeColor="accent1" w:themeShade="80"/>
        </w:rPr>
        <w:lastRenderedPageBreak/>
        <w:t xml:space="preserve">Sprints </w:t>
      </w:r>
      <w:r>
        <w:rPr>
          <w:rFonts w:hint="cs"/>
          <w:color w:val="1F4E79" w:themeColor="accent1" w:themeShade="80"/>
          <w:cs/>
        </w:rPr>
        <w:t>ที่ ๓</w:t>
      </w:r>
      <w:r w:rsidR="005841FB">
        <w:rPr>
          <w:rFonts w:hint="cs"/>
          <w:color w:val="1F4E79" w:themeColor="accent1" w:themeShade="80"/>
          <w:cs/>
        </w:rPr>
        <w:t xml:space="preserve"> และ </w:t>
      </w:r>
      <w:r w:rsidR="005841FB">
        <w:rPr>
          <w:color w:val="1F4E79" w:themeColor="accent1" w:themeShade="80"/>
        </w:rPr>
        <w:t xml:space="preserve">Sprints </w:t>
      </w:r>
      <w:r w:rsidR="005841FB">
        <w:rPr>
          <w:rFonts w:hint="cs"/>
          <w:color w:val="1F4E79" w:themeColor="accent1" w:themeShade="80"/>
          <w:cs/>
        </w:rPr>
        <w:t xml:space="preserve">ที่ </w:t>
      </w:r>
      <w:proofErr w:type="gramStart"/>
      <w:r w:rsidR="005841FB">
        <w:rPr>
          <w:rFonts w:hint="cs"/>
          <w:color w:val="1F4E79" w:themeColor="accent1" w:themeShade="80"/>
          <w:cs/>
        </w:rPr>
        <w:t xml:space="preserve">๔ </w:t>
      </w:r>
      <w:r>
        <w:rPr>
          <w:rFonts w:hint="cs"/>
          <w:color w:val="1F4E79" w:themeColor="accent1" w:themeShade="80"/>
          <w:cs/>
        </w:rPr>
        <w:t xml:space="preserve"> จะเป็นการพัฒนาระบบ</w:t>
      </w:r>
      <w:r w:rsidR="005841FB">
        <w:rPr>
          <w:rFonts w:hint="cs"/>
          <w:color w:val="1F4E79" w:themeColor="accent1" w:themeShade="80"/>
          <w:cs/>
        </w:rPr>
        <w:t>ด้วยเครื่องมือที่ได้กล่าวไว้ในบทที่</w:t>
      </w:r>
      <w:proofErr w:type="gramEnd"/>
      <w:r w:rsidR="005841FB">
        <w:rPr>
          <w:rFonts w:hint="cs"/>
          <w:color w:val="1F4E79" w:themeColor="accent1" w:themeShade="80"/>
          <w:cs/>
        </w:rPr>
        <w:t xml:space="preserve"> ๑ และบทที่ ๒</w:t>
      </w:r>
      <w:r>
        <w:rPr>
          <w:color w:val="1F4E79" w:themeColor="accent1" w:themeShade="80"/>
          <w:cs/>
        </w:rPr>
        <w:t xml:space="preserve"> </w:t>
      </w:r>
      <w:r>
        <w:rPr>
          <w:rFonts w:hint="cs"/>
          <w:color w:val="1F4E79" w:themeColor="accent1" w:themeShade="80"/>
          <w:cs/>
        </w:rPr>
        <w:t xml:space="preserve">มีการทำ </w:t>
      </w:r>
      <w:r>
        <w:rPr>
          <w:color w:val="1F4E79" w:themeColor="accent1" w:themeShade="80"/>
        </w:rPr>
        <w:t xml:space="preserve">Unit Test </w:t>
      </w:r>
      <w:r>
        <w:rPr>
          <w:rFonts w:hint="cs"/>
          <w:color w:val="1F4E79" w:themeColor="accent1" w:themeShade="80"/>
          <w:cs/>
        </w:rPr>
        <w:t xml:space="preserve">ในรูปแบบ </w:t>
      </w:r>
      <w:r>
        <w:rPr>
          <w:color w:val="1F4E79" w:themeColor="accent1" w:themeShade="80"/>
        </w:rPr>
        <w:t xml:space="preserve">Manual Test </w:t>
      </w:r>
      <w:r>
        <w:rPr>
          <w:rFonts w:hint="cs"/>
          <w:color w:val="1F4E79" w:themeColor="accent1" w:themeShade="80"/>
          <w:cs/>
        </w:rPr>
        <w:t xml:space="preserve">โดยมีการออกแบบ </w:t>
      </w:r>
      <w:r>
        <w:rPr>
          <w:color w:val="1F4E79" w:themeColor="accent1" w:themeShade="80"/>
        </w:rPr>
        <w:t xml:space="preserve">Test Scenario </w:t>
      </w:r>
      <w:r>
        <w:rPr>
          <w:rFonts w:hint="cs"/>
          <w:color w:val="1F4E79" w:themeColor="accent1" w:themeShade="80"/>
          <w:cs/>
        </w:rPr>
        <w:t xml:space="preserve">และ </w:t>
      </w:r>
      <w:r>
        <w:rPr>
          <w:color w:val="1F4E79" w:themeColor="accent1" w:themeShade="80"/>
        </w:rPr>
        <w:t xml:space="preserve">Test Case </w:t>
      </w:r>
      <w:r>
        <w:rPr>
          <w:rFonts w:hint="cs"/>
          <w:color w:val="1F4E79" w:themeColor="accent1" w:themeShade="80"/>
          <w:cs/>
        </w:rPr>
        <w:t>ดำเนินการทดสอบตามแผน ตลอดจนได้รับการติดตามผลการทดสอบจากพี่เลี้ยง</w:t>
      </w:r>
      <w:r w:rsidR="005841FB">
        <w:rPr>
          <w:rFonts w:hint="cs"/>
          <w:color w:val="1F4E79" w:themeColor="accent1" w:themeShade="80"/>
          <w:cs/>
        </w:rPr>
        <w:t xml:space="preserve"> </w:t>
      </w:r>
    </w:p>
    <w:p w:rsidR="005841FB" w:rsidRPr="0049754E" w:rsidRDefault="005841FB" w:rsidP="00991A87">
      <w:pPr>
        <w:spacing w:line="240" w:lineRule="auto"/>
        <w:ind w:firstLine="720"/>
        <w:rPr>
          <w:color w:val="1F4E79" w:themeColor="accent1" w:themeShade="80"/>
          <w:cs/>
        </w:rPr>
      </w:pPr>
      <w:r w:rsidRPr="00007F40">
        <w:rPr>
          <w:rFonts w:hint="cs"/>
          <w:color w:val="1F4E79" w:themeColor="accent1" w:themeShade="80"/>
          <w:cs/>
        </w:rPr>
        <w:t>ระ</w:t>
      </w:r>
      <w:r>
        <w:rPr>
          <w:rFonts w:hint="cs"/>
          <w:color w:val="1F4E79" w:themeColor="accent1" w:themeShade="80"/>
          <w:cs/>
        </w:rPr>
        <w:t xml:space="preserve">บบประกันคุณภาพการศึกษาที่พัฒนาประกอบด้วย ๓ มอดูลย่อย ได้แก่ ๑) </w:t>
      </w:r>
      <w:proofErr w:type="spellStart"/>
      <w:r>
        <w:rPr>
          <w:color w:val="1F4E79" w:themeColor="accent1" w:themeShade="80"/>
        </w:rPr>
        <w:t>xxxxxx</w:t>
      </w:r>
      <w:proofErr w:type="spellEnd"/>
      <w:r>
        <w:rPr>
          <w:color w:val="1F4E79" w:themeColor="accent1" w:themeShade="80"/>
        </w:rPr>
        <w:t xml:space="preserve"> </w:t>
      </w:r>
      <w:r>
        <w:rPr>
          <w:rFonts w:hint="cs"/>
          <w:color w:val="1F4E79" w:themeColor="accent1" w:themeShade="80"/>
          <w:cs/>
        </w:rPr>
        <w:t xml:space="preserve">๒) </w:t>
      </w:r>
      <w:proofErr w:type="spellStart"/>
      <w:r>
        <w:rPr>
          <w:color w:val="1F4E79" w:themeColor="accent1" w:themeShade="80"/>
        </w:rPr>
        <w:t>xxxxxxx</w:t>
      </w:r>
      <w:proofErr w:type="spellEnd"/>
      <w:r>
        <w:rPr>
          <w:color w:val="1F4E79" w:themeColor="accent1" w:themeShade="80"/>
        </w:rPr>
        <w:t xml:space="preserve"> </w:t>
      </w:r>
      <w:r>
        <w:rPr>
          <w:rFonts w:hint="cs"/>
          <w:color w:val="1F4E79" w:themeColor="accent1" w:themeShade="80"/>
          <w:cs/>
        </w:rPr>
        <w:t xml:space="preserve">๓) </w:t>
      </w:r>
      <w:proofErr w:type="spellStart"/>
      <w:r>
        <w:rPr>
          <w:color w:val="1F4E79" w:themeColor="accent1" w:themeShade="80"/>
        </w:rPr>
        <w:t>xxxxxxx</w:t>
      </w:r>
      <w:proofErr w:type="spellEnd"/>
      <w:r>
        <w:rPr>
          <w:color w:val="1F4E79" w:themeColor="accent1" w:themeShade="80"/>
        </w:rPr>
        <w:t xml:space="preserve"> </w:t>
      </w:r>
      <w:r>
        <w:rPr>
          <w:rFonts w:hint="cs"/>
          <w:color w:val="1F4E79" w:themeColor="accent1" w:themeShade="80"/>
          <w:cs/>
        </w:rPr>
        <w:t xml:space="preserve">และได้ส่งมอบให้กับลูกค้า คือ </w:t>
      </w:r>
      <w:r w:rsidRPr="00007F40">
        <w:rPr>
          <w:rFonts w:hint="cs"/>
          <w:color w:val="1F4E79" w:themeColor="accent1" w:themeShade="80"/>
          <w:cs/>
        </w:rPr>
        <w:t>คณะวิทยาการสารสนเทศ มหาวิทยาลัยบูรพา</w:t>
      </w:r>
      <w:r>
        <w:rPr>
          <w:rFonts w:hint="cs"/>
          <w:color w:val="1F4E79" w:themeColor="accent1" w:themeShade="80"/>
          <w:cs/>
        </w:rPr>
        <w:t xml:space="preserve"> และได้รับข้อเสนอแนะให้ปรับปรุง รวมถึงได้รับความต้องการเพิ่มเติมซึ่งผู้ปฏิบัติงานสหกิจศึกษาได้ปรับปรุงและส่งมอบงานที่เหลือให้กับพี่เลี้ยงเพื่อดำเนินต่อเป็นที่เรียบร้อยแล้ว</w:t>
      </w:r>
    </w:p>
    <w:p w:rsidR="006B04BB" w:rsidRPr="007E1467" w:rsidRDefault="001C2674" w:rsidP="00991A87">
      <w:pPr>
        <w:pStyle w:val="Heading2"/>
      </w:pPr>
      <w:bookmarkStart w:id="640" w:name="_Toc399842593"/>
      <w:bookmarkStart w:id="641" w:name="_Toc487543134"/>
      <w:r w:rsidRPr="007E1467">
        <w:rPr>
          <w:cs/>
        </w:rPr>
        <w:t>ประโยชน์ของการทำโครงงานสหกิจ</w:t>
      </w:r>
      <w:bookmarkEnd w:id="640"/>
      <w:r w:rsidR="006B04BB" w:rsidRPr="007E1467">
        <w:rPr>
          <w:cs/>
        </w:rPr>
        <w:t>ศึกษา</w:t>
      </w:r>
      <w:bookmarkEnd w:id="641"/>
    </w:p>
    <w:p w:rsidR="00C13884" w:rsidRPr="007E1467" w:rsidRDefault="00C13884">
      <w:pPr>
        <w:spacing w:after="0" w:line="240" w:lineRule="auto"/>
        <w:ind w:firstLine="709"/>
        <w:rPr>
          <w:color w:val="FF0000"/>
        </w:rPr>
        <w:pPrChange w:id="642" w:author="jane" w:date="2014-09-30T13:37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C13884" w:rsidRPr="007E1467" w:rsidRDefault="00C13884" w:rsidP="00991A87">
      <w:pPr>
        <w:pStyle w:val="ListParagraph"/>
        <w:numPr>
          <w:ilvl w:val="0"/>
          <w:numId w:val="229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C13884" w:rsidP="00991A87">
      <w:pPr>
        <w:pStyle w:val="ListParagraph"/>
        <w:numPr>
          <w:ilvl w:val="0"/>
          <w:numId w:val="229"/>
        </w:numPr>
        <w:tabs>
          <w:tab w:val="left" w:pos="360"/>
        </w:tabs>
        <w:spacing w:line="240" w:lineRule="auto"/>
        <w:ind w:left="0" w:firstLine="720"/>
        <w:rPr>
          <w:rFonts w:cs="TH SarabunPSK"/>
          <w:szCs w:val="32"/>
          <w:cs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  <w:del w:id="643" w:author="Pahommie" w:date="2014-11-07T15:04:00Z">
        <w:r w:rsidR="001C2674" w:rsidRPr="007E1467" w:rsidDel="00976E03">
          <w:rPr>
            <w:rFonts w:cs="TH SarabunPSK"/>
            <w:szCs w:val="32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RDefault="001C2674" w:rsidP="00991A87">
      <w:pPr>
        <w:pStyle w:val="Heading2"/>
      </w:pPr>
      <w:bookmarkStart w:id="644" w:name="_Toc399842594"/>
      <w:bookmarkStart w:id="645" w:name="_Toc487543135"/>
      <w:r w:rsidRPr="007E1467">
        <w:rPr>
          <w:cs/>
        </w:rPr>
        <w:t>ข้อดีของ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644"/>
      <w:bookmarkEnd w:id="645"/>
    </w:p>
    <w:p w:rsidR="00167FCA" w:rsidRPr="007E1467" w:rsidRDefault="00167FCA">
      <w:pPr>
        <w:spacing w:after="0" w:line="240" w:lineRule="auto"/>
        <w:ind w:firstLine="709"/>
        <w:rPr>
          <w:color w:val="FF0000"/>
        </w:rPr>
        <w:pPrChange w:id="646" w:author="jane" w:date="2014-09-30T13:37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167FCA" w:rsidRPr="007E1467" w:rsidRDefault="00167FCA" w:rsidP="00991A87">
      <w:pPr>
        <w:pStyle w:val="ListParagraph"/>
        <w:numPr>
          <w:ilvl w:val="0"/>
          <w:numId w:val="334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167FCA" w:rsidP="00991A87">
      <w:pPr>
        <w:pStyle w:val="ListParagraph"/>
        <w:numPr>
          <w:ilvl w:val="0"/>
          <w:numId w:val="334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  <w:del w:id="647" w:author="Pahommie" w:date="2014-11-07T15:14:00Z">
        <w:r w:rsidR="001C2674" w:rsidRPr="007E1467" w:rsidDel="00976E03">
          <w:rPr>
            <w:rFonts w:cs="TH SarabunPSK"/>
            <w:szCs w:val="32"/>
            <w:cs/>
          </w:rPr>
          <w:delText>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ข้อความ</w:delText>
        </w:r>
      </w:del>
    </w:p>
    <w:p w:rsidR="001C2674" w:rsidRPr="007E1467" w:rsidRDefault="001C2674" w:rsidP="00991A87">
      <w:pPr>
        <w:pStyle w:val="Heading2"/>
      </w:pPr>
      <w:bookmarkStart w:id="648" w:name="_Toc399842596"/>
      <w:bookmarkStart w:id="649" w:name="_Toc487543136"/>
      <w:r w:rsidRPr="007E1467">
        <w:rPr>
          <w:cs/>
        </w:rPr>
        <w:t>ปัญหา</w:t>
      </w:r>
      <w:r w:rsidR="00A92467" w:rsidRPr="007E1467">
        <w:rPr>
          <w:cs/>
        </w:rPr>
        <w:t xml:space="preserve"> </w:t>
      </w:r>
      <w:r w:rsidRPr="007E1467">
        <w:rPr>
          <w:cs/>
        </w:rPr>
        <w:t>อุปสรรค</w:t>
      </w:r>
      <w:bookmarkEnd w:id="648"/>
      <w:r w:rsidR="00A92467" w:rsidRPr="007E1467">
        <w:rPr>
          <w:cs/>
        </w:rPr>
        <w:t>ในการปฏิบัติงานสหกิจศึกษา และแนวทางแก้ปัญหา</w:t>
      </w:r>
      <w:bookmarkEnd w:id="649"/>
    </w:p>
    <w:p w:rsidR="00167FCA" w:rsidRPr="007E1467" w:rsidRDefault="00167FCA">
      <w:pPr>
        <w:spacing w:after="0" w:line="240" w:lineRule="auto"/>
        <w:ind w:firstLine="709"/>
        <w:rPr>
          <w:color w:val="FF0000"/>
        </w:rPr>
        <w:pPrChange w:id="650" w:author="jane" w:date="2014-09-30T13:37:00Z">
          <w:pPr/>
        </w:pPrChange>
      </w:pPr>
      <w:bookmarkStart w:id="651" w:name="_Toc399842597"/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167FCA" w:rsidRPr="007E1467" w:rsidRDefault="00167FCA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167FCA" w:rsidRPr="007E1467" w:rsidRDefault="00167FCA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pStyle w:val="Heading2"/>
      </w:pPr>
      <w:bookmarkStart w:id="652" w:name="_Toc487543137"/>
      <w:r w:rsidRPr="007E1467">
        <w:rPr>
          <w:cs/>
        </w:rPr>
        <w:lastRenderedPageBreak/>
        <w:t>ข้อเสนอแนะ</w:t>
      </w:r>
      <w:bookmarkEnd w:id="651"/>
      <w:bookmarkEnd w:id="652"/>
    </w:p>
    <w:p w:rsidR="001C2674" w:rsidRPr="007E1467" w:rsidRDefault="00A87B97">
      <w:pPr>
        <w:spacing w:after="0" w:line="240" w:lineRule="auto"/>
        <w:ind w:firstLine="709"/>
        <w:rPr>
          <w:color w:val="FF0000"/>
        </w:rPr>
        <w:pPrChange w:id="653" w:author="jane" w:date="2014-09-30T13:37:00Z">
          <w:pPr/>
        </w:pPrChange>
      </w:pPr>
      <w:r w:rsidRPr="007E1467">
        <w:rPr>
          <w:color w:val="FF0000"/>
          <w:cs/>
        </w:rPr>
        <w:t>...............................................................................................................................................................................................................</w:t>
      </w:r>
    </w:p>
    <w:p w:rsidR="001C2674" w:rsidRPr="007E1467" w:rsidRDefault="00A87B97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</w:t>
      </w:r>
    </w:p>
    <w:p w:rsidR="004B4B62" w:rsidRPr="007E1467" w:rsidRDefault="00A87B97" w:rsidP="00991A87">
      <w:pPr>
        <w:pStyle w:val="ListParagraph"/>
        <w:numPr>
          <w:ilvl w:val="0"/>
          <w:numId w:val="233"/>
        </w:numPr>
        <w:tabs>
          <w:tab w:val="left" w:pos="360"/>
        </w:tabs>
        <w:spacing w:line="240" w:lineRule="auto"/>
        <w:ind w:left="0" w:firstLine="720"/>
        <w:rPr>
          <w:rFonts w:cs="TH SarabunPSK"/>
          <w:color w:val="FF0000"/>
          <w:szCs w:val="32"/>
        </w:rPr>
      </w:pPr>
      <w:r w:rsidRPr="007E1467">
        <w:rPr>
          <w:rFonts w:cs="TH SarabunPSK"/>
          <w:color w:val="FF0000"/>
          <w:szCs w:val="32"/>
          <w:cs/>
        </w:rPr>
        <w:t>..................................................................................................................................................</w:t>
      </w:r>
    </w:p>
    <w:p w:rsidR="001C2674" w:rsidRPr="007E1467" w:rsidRDefault="001C2674" w:rsidP="00991A87">
      <w:pPr>
        <w:spacing w:line="240" w:lineRule="auto"/>
      </w:pPr>
    </w:p>
    <w:p w:rsidR="001C2674" w:rsidRPr="007E1467" w:rsidDel="00A061C5" w:rsidRDefault="001C2674" w:rsidP="00991A87">
      <w:pPr>
        <w:spacing w:line="240" w:lineRule="auto"/>
        <w:rPr>
          <w:del w:id="654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655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656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657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658" w:author="jane" w:date="2014-09-30T13:37:00Z"/>
        </w:rPr>
      </w:pPr>
    </w:p>
    <w:p w:rsidR="001C2674" w:rsidRPr="007E1467" w:rsidDel="00A061C5" w:rsidRDefault="001C2674" w:rsidP="00991A87">
      <w:pPr>
        <w:spacing w:line="240" w:lineRule="auto"/>
        <w:rPr>
          <w:del w:id="659" w:author="jane" w:date="2014-09-30T13:37:00Z"/>
        </w:rPr>
      </w:pPr>
    </w:p>
    <w:p w:rsidR="001C2674" w:rsidRPr="007E1467" w:rsidRDefault="001C2674" w:rsidP="00991A87">
      <w:pPr>
        <w:spacing w:line="240" w:lineRule="auto"/>
      </w:pPr>
    </w:p>
    <w:p w:rsidR="00A061C5" w:rsidRPr="007E1467" w:rsidDel="00D34C41" w:rsidRDefault="00A061C5">
      <w:pPr>
        <w:spacing w:line="240" w:lineRule="auto"/>
        <w:jc w:val="left"/>
        <w:rPr>
          <w:ins w:id="660" w:author="jane" w:date="2014-09-30T13:37:00Z"/>
          <w:del w:id="661" w:author="Pahommie" w:date="2014-11-25T18:18:00Z"/>
        </w:rPr>
        <w:pPrChange w:id="662" w:author="jane" w:date="2014-09-30T13:37:00Z">
          <w:pPr/>
        </w:pPrChange>
      </w:pPr>
    </w:p>
    <w:p w:rsidR="00A061C5" w:rsidRPr="007E1467" w:rsidDel="00D34C41" w:rsidRDefault="00A061C5" w:rsidP="00991A87">
      <w:pPr>
        <w:spacing w:line="240" w:lineRule="auto"/>
        <w:rPr>
          <w:ins w:id="663" w:author="jane" w:date="2014-09-30T13:37:00Z"/>
          <w:del w:id="664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65" w:author="jane" w:date="2014-09-30T13:37:00Z"/>
          <w:del w:id="666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67" w:author="jane" w:date="2014-09-30T13:37:00Z"/>
          <w:del w:id="668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69" w:author="jane" w:date="2014-09-30T13:37:00Z"/>
          <w:del w:id="670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71" w:author="jane" w:date="2014-09-30T13:37:00Z"/>
          <w:del w:id="672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73" w:author="jane" w:date="2014-09-30T13:37:00Z"/>
          <w:del w:id="674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75" w:author="jane" w:date="2014-09-30T13:37:00Z"/>
          <w:del w:id="676" w:author="Pahommie" w:date="2014-11-25T18:18:00Z"/>
        </w:rPr>
      </w:pPr>
    </w:p>
    <w:p w:rsidR="00A061C5" w:rsidRPr="007E1467" w:rsidDel="00D34C41" w:rsidRDefault="00A061C5" w:rsidP="00991A87">
      <w:pPr>
        <w:spacing w:line="240" w:lineRule="auto"/>
        <w:rPr>
          <w:ins w:id="677" w:author="jane" w:date="2014-09-30T13:37:00Z"/>
          <w:del w:id="678" w:author="Pahommie" w:date="2014-11-25T18:18:00Z"/>
        </w:rPr>
      </w:pPr>
    </w:p>
    <w:p w:rsidR="00A061C5" w:rsidRPr="007E1467" w:rsidRDefault="00A061C5" w:rsidP="00991A87">
      <w:pPr>
        <w:spacing w:line="240" w:lineRule="auto"/>
        <w:rPr>
          <w:ins w:id="679" w:author="jane" w:date="2014-09-30T13:37:00Z"/>
        </w:rPr>
      </w:pPr>
    </w:p>
    <w:p w:rsidR="009B1AC7" w:rsidRPr="007E1467" w:rsidRDefault="009B1AC7" w:rsidP="00991A87">
      <w:pPr>
        <w:pStyle w:val="a2"/>
        <w:rPr>
          <w:rFonts w:cs="Angsana New"/>
          <w:b w:val="0"/>
          <w:bCs w:val="0"/>
          <w:sz w:val="32"/>
          <w:szCs w:val="32"/>
          <w:cs/>
        </w:rPr>
        <w:sectPr w:rsidR="009B1AC7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</w:p>
    <w:p w:rsidR="00D34C41" w:rsidRPr="007E1467" w:rsidRDefault="00D34C41" w:rsidP="00991A87">
      <w:pPr>
        <w:pStyle w:val="Heading1"/>
        <w:numPr>
          <w:ilvl w:val="0"/>
          <w:numId w:val="0"/>
        </w:numPr>
        <w:spacing w:line="240" w:lineRule="auto"/>
      </w:pPr>
      <w:bookmarkStart w:id="680" w:name="_Toc487543138"/>
      <w:ins w:id="681" w:author="Pahommie" w:date="2014-11-25T18:19:00Z">
        <w:r w:rsidRPr="007E1467">
          <w:rPr>
            <w:cs/>
          </w:rPr>
          <w:lastRenderedPageBreak/>
          <w:t>บรรณานุกรม</w:t>
        </w:r>
      </w:ins>
      <w:bookmarkEnd w:id="680"/>
    </w:p>
    <w:p w:rsidR="004A59CA" w:rsidRPr="007E1467" w:rsidRDefault="004A59CA" w:rsidP="00991A87">
      <w:pPr>
        <w:spacing w:before="0" w:line="240" w:lineRule="auto"/>
        <w:ind w:left="540" w:hanging="540"/>
        <w:jc w:val="left"/>
      </w:pPr>
    </w:p>
    <w:p w:rsidR="004A59CA" w:rsidRPr="007E1467" w:rsidRDefault="004A59CA" w:rsidP="00991A87">
      <w:pPr>
        <w:spacing w:before="0" w:line="240" w:lineRule="auto"/>
        <w:ind w:left="540" w:hanging="540"/>
        <w:jc w:val="left"/>
      </w:pPr>
      <w:r w:rsidRPr="007E1467">
        <w:rPr>
          <w:cs/>
        </w:rPr>
        <w:t xml:space="preserve">        </w:t>
      </w:r>
    </w:p>
    <w:p w:rsidR="004A59CA" w:rsidRPr="007E1467" w:rsidRDefault="004A59CA" w:rsidP="00991A87">
      <w:pPr>
        <w:spacing w:before="0" w:line="240" w:lineRule="auto"/>
        <w:ind w:left="540" w:hanging="540"/>
        <w:jc w:val="left"/>
        <w:rPr>
          <w:rFonts w:cs="Angsana New"/>
          <w:cs/>
        </w:rPr>
        <w:sectPr w:rsidR="004A59CA" w:rsidRPr="007E1467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r w:rsidRPr="007E1467">
        <w:rPr>
          <w:cs/>
        </w:rPr>
        <w:t xml:space="preserve">   </w:t>
      </w:r>
    </w:p>
    <w:p w:rsidR="00F54261" w:rsidRPr="007E1467" w:rsidRDefault="00B27644" w:rsidP="00991A87">
      <w:pPr>
        <w:pStyle w:val="a2"/>
        <w:rPr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4CDE379" wp14:editId="699C45B0">
                <wp:simplePos x="0" y="0"/>
                <wp:positionH relativeFrom="column">
                  <wp:posOffset>5143666</wp:posOffset>
                </wp:positionH>
                <wp:positionV relativeFrom="paragraph">
                  <wp:posOffset>-669290</wp:posOffset>
                </wp:positionV>
                <wp:extent cx="457200" cy="4572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51BBA" id="Rectangle 7" o:spid="_x0000_s1026" style="position:absolute;margin-left:405pt;margin-top:-52.7pt;width:36pt;height:3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OCUjQIAAIMFAAAOAAAAZHJzL2Uyb0RvYy54bWysVE1v2zAMvQ/YfxB0X50E7boGdYogRYcB&#10;RVu0HXpWZCk2IIsapcTJfv0oyXa6rthhWA4KZZKPH3rk5dW+NWyn0DdgSz49mXCmrISqsZuSf3++&#10;+fSFMx+ErYQBq0p+UJ5fLT5+uOzcXM2gBlMpZARi/bxzJa9DcPOi8LJWrfAn4JQlpQZsRaArbooK&#10;RUforSlmk8nnogOsHIJU3tPX66zki4SvtZLhXmuvAjMlp9xCOjGd63gWi0sx36BwdSP7NMQ/ZNGK&#10;xlLQEepaBMG22PwB1TYSwYMOJxLaArRupEo1UDXTyZtqnmrhVKqFmuPd2Cb//2Dl3e4BWVOV/Jwz&#10;K1p6okdqmrAbo9h5bE/n/JysntwD9jdPYqx1r7GN/1QF26eWHsaWqn1gkj6enp3TM3EmSdXLhFIc&#10;nR368FVBy6JQcqTgqZFid+tDNh1MYiwPpqluGmPSJbJErQyynaD3XW+mMWEC/83K2GhrIXpldfxS&#10;xLpyJUkKB6OinbGPSlNDKPdZSiRR8RhESKlsmGZVLSqVY59N6DdEH9JKuSTAiKwp/ojdAwyWGWTA&#10;zln29tFVJSaPzpO/JZadR48UGWwYndvGAr4HYKiqPnK2H5qUWxO7tIbqQHRByHPknbxp6NluhQ8P&#10;Amlw6KVpGYR7OrSBruTQS5zVgD/f+x7tic+k5ayjQSy5/7EVqDgz3ywx/WJ6ehonN10ShTjD15r1&#10;a43dtisgLkxp7TiZRHLGYAZRI7QvtDOWMSqphJUUu+Qy4HBZhbwgaOtItVwmM5pWJ8KtfXIygseu&#10;Rlo+718Eup67gUh/B8PQivkbCmfb6GlhuQ2gm8TvY1/7ftOkJ+L0Wymuktf3ZHXcnYtfAAAA//8D&#10;AFBLAwQUAAYACAAAACEAFfB2heIAAAAMAQAADwAAAGRycy9kb3ducmV2LnhtbEyPwU7DMBBE70j8&#10;g7VIXFDrpC4oSuNUgITEhQOlQhzdeBtbje0odpOUr2c5wXFnRzNvqu3sOjbiEG3wEvJlBgx9E7T1&#10;rYT9x8uiABaT8lp1waOEC0bY1tdXlSp1mPw7jrvUMgrxsVQSTEp9yXlsDDoVl6FHT79jGJxKdA4t&#10;14OaKNx1fJVlD9wp66nBqB6fDTan3dlJeLsI8TreidO0t6K13/zr6dMEKW9v5scNsIRz+jPDLz6h&#10;Q01Mh3D2OrJOQpFntCVJWOTZ/RoYWYpiRdKBJCHWwOuK/x9R/wAAAP//AwBQSwECLQAUAAYACAAA&#10;ACEAtoM4kv4AAADhAQAAEwAAAAAAAAAAAAAAAAAAAAAAW0NvbnRlbnRfVHlwZXNdLnhtbFBLAQIt&#10;ABQABgAIAAAAIQA4/SH/1gAAAJQBAAALAAAAAAAAAAAAAAAAAC8BAABfcmVscy8ucmVsc1BLAQIt&#10;ABQABgAIAAAAIQAIbOCUjQIAAIMFAAAOAAAAAAAAAAAAAAAAAC4CAABkcnMvZTJvRG9jLnhtbFBL&#10;AQItABQABgAIAAAAIQAV8HaF4gAAAAwBAAAPAAAAAAAAAAAAAAAAAOcEAABkcnMvZG93bnJldi54&#10;bWxQSwUGAAAAAAQABADzAAAA9gUAAAAA&#10;" fillcolor="white [3212]" stroked="f" strokeweight="1pt"/>
            </w:pict>
          </mc:Fallback>
        </mc:AlternateContent>
      </w: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jc w:val="both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AA606B" w:rsidRPr="007E1467" w:rsidRDefault="00AA606B" w:rsidP="00991A87">
      <w:pPr>
        <w:pStyle w:val="a2"/>
        <w:jc w:val="both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rPr>
          <w:b w:val="0"/>
          <w:bCs w:val="0"/>
          <w:sz w:val="32"/>
          <w:szCs w:val="32"/>
        </w:rPr>
      </w:pPr>
    </w:p>
    <w:p w:rsidR="00F54261" w:rsidRPr="007E1467" w:rsidRDefault="00F54261" w:rsidP="00991A87">
      <w:pPr>
        <w:pStyle w:val="a2"/>
        <w:jc w:val="both"/>
        <w:rPr>
          <w:b w:val="0"/>
          <w:bCs w:val="0"/>
          <w:sz w:val="32"/>
          <w:szCs w:val="32"/>
        </w:rPr>
      </w:pPr>
    </w:p>
    <w:p w:rsidR="00D2499D" w:rsidRPr="00CE4062" w:rsidRDefault="001C2674" w:rsidP="00991A87">
      <w:pPr>
        <w:pStyle w:val="Heading1"/>
        <w:numPr>
          <w:ilvl w:val="0"/>
          <w:numId w:val="0"/>
        </w:numPr>
        <w:spacing w:line="240" w:lineRule="auto"/>
        <w:rPr>
          <w:rFonts w:cs="Angsana New"/>
          <w:cs/>
        </w:rPr>
        <w:sectPr w:rsidR="00D2499D" w:rsidRPr="00CE4062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82" w:name="_Toc487543139"/>
      <w:r w:rsidRPr="00CE4062">
        <w:rPr>
          <w:cs/>
        </w:rPr>
        <w:t>ภาคผนวก</w:t>
      </w:r>
      <w:bookmarkEnd w:id="682"/>
    </w:p>
    <w:p w:rsidR="00512C24" w:rsidRPr="007E1467" w:rsidRDefault="00512C24" w:rsidP="00991A87">
      <w:pPr>
        <w:spacing w:line="240" w:lineRule="auto"/>
      </w:pPr>
      <w:r w:rsidRPr="007E1467">
        <w:rPr>
          <w:cs/>
        </w:rPr>
        <w:lastRenderedPageBreak/>
        <w:tab/>
      </w: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512C24" w:rsidRPr="007E1467" w:rsidRDefault="00512C24" w:rsidP="00991A87">
      <w:pPr>
        <w:spacing w:line="240" w:lineRule="auto"/>
      </w:pPr>
    </w:p>
    <w:p w:rsidR="00A25DB0" w:rsidRDefault="00A25DB0" w:rsidP="00991A87">
      <w:pPr>
        <w:pStyle w:val="Heading1"/>
        <w:numPr>
          <w:ilvl w:val="0"/>
          <w:numId w:val="0"/>
        </w:numPr>
        <w:spacing w:line="240" w:lineRule="auto"/>
      </w:pPr>
      <w:bookmarkStart w:id="683" w:name="_Toc487543140"/>
      <w:r>
        <w:rPr>
          <w:rFonts w:hint="cs"/>
          <w:cs/>
        </w:rPr>
        <w:t>ภาคผนวก ก</w:t>
      </w:r>
      <w:r>
        <w:rPr>
          <w:cs/>
        </w:rPr>
        <w:br/>
      </w:r>
      <w:r>
        <w:rPr>
          <w:rFonts w:hint="cs"/>
          <w:cs/>
        </w:rPr>
        <w:t>รายงานการปฏิบัติงานสหกิจศึกษา</w:t>
      </w:r>
    </w:p>
    <w:p w:rsidR="00A25DB0" w:rsidRDefault="00A25DB0" w:rsidP="00991A87">
      <w:pPr>
        <w:pStyle w:val="a2"/>
        <w:rPr>
          <w:rFonts w:cs="Angsana New"/>
          <w:cs/>
        </w:rPr>
        <w:sectPr w:rsidR="00A25DB0" w:rsidSect="00232BD9">
          <w:headerReference w:type="first" r:id="rId31"/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84" w:name="_Toc420387388"/>
      <w:bookmarkEnd w:id="683"/>
    </w:p>
    <w:p w:rsidR="00FD1C17" w:rsidRDefault="00A87363" w:rsidP="00991A87">
      <w:pPr>
        <w:pStyle w:val="Heading2"/>
        <w:numPr>
          <w:ilvl w:val="0"/>
          <w:numId w:val="0"/>
        </w:numPr>
        <w:ind w:left="720"/>
        <w:jc w:val="center"/>
      </w:pPr>
      <w:r w:rsidRPr="007E1467">
        <w:rPr>
          <w:cs/>
        </w:rPr>
        <w:lastRenderedPageBreak/>
        <w:t>รายงานสรุปจำนวนชั่วโมงการปฏิบัติงานสหกิจศึกษา</w:t>
      </w:r>
    </w:p>
    <w:p w:rsidR="00A54C08" w:rsidRDefault="009D68CD" w:rsidP="00991A87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 xml:space="preserve">จากการปฏิบัติงานสหกิจศึกษา ณ </w:t>
      </w:r>
      <w:r>
        <w:rPr>
          <w:rFonts w:hint="cs"/>
          <w:color w:val="FF0000"/>
          <w:cs/>
        </w:rPr>
        <w:t>.............................</w:t>
      </w:r>
      <w:r w:rsidRPr="009D68CD">
        <w:rPr>
          <w:rFonts w:hint="cs"/>
          <w:color w:val="FF0000"/>
          <w:cs/>
        </w:rPr>
        <w:t>ชื่อสถานประกอบการ</w:t>
      </w:r>
      <w:r>
        <w:rPr>
          <w:rFonts w:hint="cs"/>
          <w:color w:val="FF0000"/>
          <w:cs/>
        </w:rPr>
        <w:t>............................</w:t>
      </w:r>
      <w:r>
        <w:rPr>
          <w:rFonts w:hint="cs"/>
          <w:cs/>
        </w:rPr>
        <w:t xml:space="preserve">ระหว่างวันที่ </w:t>
      </w:r>
      <w:r w:rsidR="009E4CAA">
        <w:rPr>
          <w:rFonts w:hint="cs"/>
          <w:color w:val="FF0000"/>
          <w:cs/>
        </w:rPr>
        <w:t>1 สิงหาคม พ.ศ. 2561</w:t>
      </w:r>
      <w:r w:rsidRPr="00A71C19">
        <w:rPr>
          <w:rFonts w:hint="cs"/>
          <w:color w:val="FF0000"/>
          <w:cs/>
        </w:rPr>
        <w:t xml:space="preserve"> ถ</w:t>
      </w:r>
      <w:r w:rsidR="009E4CAA">
        <w:rPr>
          <w:rFonts w:hint="cs"/>
          <w:color w:val="FF0000"/>
          <w:cs/>
        </w:rPr>
        <w:t>ึง วันที่ 30 พฤศจิกายน พ.ศ. 2561</w:t>
      </w:r>
      <w:r>
        <w:rPr>
          <w:rFonts w:hint="cs"/>
          <w:cs/>
        </w:rPr>
        <w:t xml:space="preserve"> เป็นระยะเวลา </w:t>
      </w:r>
      <w:r w:rsidRPr="00A71C19">
        <w:rPr>
          <w:rFonts w:hint="cs"/>
          <w:color w:val="FF0000"/>
          <w:cs/>
        </w:rPr>
        <w:t xml:space="preserve">4 เดือน </w:t>
      </w:r>
      <w:r w:rsidR="00A54C08">
        <w:rPr>
          <w:rFonts w:hint="cs"/>
          <w:color w:val="FF0000"/>
          <w:cs/>
        </w:rPr>
        <w:t>คิดเป็น</w:t>
      </w:r>
      <w:r w:rsidRPr="00A71C19">
        <w:rPr>
          <w:rFonts w:hint="cs"/>
          <w:color w:val="FF0000"/>
          <w:cs/>
        </w:rPr>
        <w:t xml:space="preserve"> </w:t>
      </w:r>
      <w:r w:rsidR="00A54C08">
        <w:rPr>
          <w:rFonts w:hint="cs"/>
          <w:color w:val="FF0000"/>
          <w:cs/>
        </w:rPr>
        <w:t>680</w:t>
      </w:r>
      <w:r w:rsidRPr="00A71C19">
        <w:rPr>
          <w:rFonts w:hint="cs"/>
          <w:color w:val="FF0000"/>
          <w:cs/>
        </w:rPr>
        <w:t xml:space="preserve"> ชั่วโมง </w:t>
      </w:r>
      <w:r>
        <w:rPr>
          <w:rFonts w:hint="cs"/>
          <w:cs/>
        </w:rPr>
        <w:t>โดย</w:t>
      </w:r>
      <w:r w:rsidR="000B4692">
        <w:rPr>
          <w:rFonts w:hint="cs"/>
          <w:cs/>
        </w:rPr>
        <w:t>สถานประกอบการกำ</w:t>
      </w:r>
      <w:r w:rsidR="00A54C08">
        <w:rPr>
          <w:rFonts w:hint="cs"/>
          <w:cs/>
        </w:rPr>
        <w:t>หนดให้มีระยะเวลาปฏิบัติงาน</w:t>
      </w:r>
      <w:r w:rsidR="00C52E69">
        <w:rPr>
          <w:rFonts w:hint="cs"/>
          <w:cs/>
        </w:rPr>
        <w:t xml:space="preserve">แต่ละวัน </w:t>
      </w:r>
      <w:r w:rsidR="000B4692" w:rsidRPr="00EF2C4B">
        <w:rPr>
          <w:rFonts w:hint="cs"/>
          <w:color w:val="FF0000"/>
          <w:cs/>
        </w:rPr>
        <w:t>ตั้งแต่ 08</w:t>
      </w:r>
      <w:r w:rsidR="000B4692" w:rsidRPr="00EF2C4B">
        <w:rPr>
          <w:color w:val="FF0000"/>
          <w:cs/>
        </w:rPr>
        <w:t>:</w:t>
      </w:r>
      <w:r w:rsidR="002F2DC3" w:rsidRPr="00EF2C4B">
        <w:rPr>
          <w:rFonts w:hint="cs"/>
          <w:color w:val="FF0000"/>
          <w:cs/>
        </w:rPr>
        <w:t>3</w:t>
      </w:r>
      <w:r w:rsidR="000B4692" w:rsidRPr="00EF2C4B">
        <w:rPr>
          <w:color w:val="FF0000"/>
        </w:rPr>
        <w:t xml:space="preserve">0 </w:t>
      </w:r>
      <w:r w:rsidR="000B4692" w:rsidRPr="00EF2C4B">
        <w:rPr>
          <w:rFonts w:hint="cs"/>
          <w:color w:val="FF0000"/>
          <w:cs/>
        </w:rPr>
        <w:t>น</w:t>
      </w:r>
      <w:r w:rsidR="002F2DC3" w:rsidRPr="00EF2C4B">
        <w:rPr>
          <w:rFonts w:hint="cs"/>
          <w:color w:val="FF0000"/>
          <w:cs/>
        </w:rPr>
        <w:t>. ถึง 17</w:t>
      </w:r>
      <w:r w:rsidR="000B4692" w:rsidRPr="00EF2C4B">
        <w:rPr>
          <w:color w:val="FF0000"/>
          <w:cs/>
        </w:rPr>
        <w:t>:</w:t>
      </w:r>
      <w:r w:rsidR="002F2DC3" w:rsidRPr="00EF2C4B">
        <w:rPr>
          <w:rFonts w:hint="cs"/>
          <w:color w:val="FF0000"/>
          <w:cs/>
        </w:rPr>
        <w:t>0</w:t>
      </w:r>
      <w:r w:rsidR="000B4692" w:rsidRPr="00EF2C4B">
        <w:rPr>
          <w:color w:val="FF0000"/>
        </w:rPr>
        <w:t xml:space="preserve">0 </w:t>
      </w:r>
      <w:r w:rsidR="000B4692" w:rsidRPr="00EF2C4B">
        <w:rPr>
          <w:rFonts w:hint="cs"/>
          <w:color w:val="FF0000"/>
          <w:cs/>
        </w:rPr>
        <w:t xml:space="preserve">น. </w:t>
      </w:r>
      <w:r w:rsidR="002F2DC3" w:rsidRPr="00EF2C4B">
        <w:rPr>
          <w:rFonts w:hint="cs"/>
          <w:color w:val="FF0000"/>
          <w:cs/>
        </w:rPr>
        <w:t xml:space="preserve">รวมทั้งสิ้น </w:t>
      </w:r>
      <w:r w:rsidR="000512D9">
        <w:rPr>
          <w:rFonts w:hint="cs"/>
          <w:color w:val="FF0000"/>
          <w:cs/>
        </w:rPr>
        <w:t>วันละ 8</w:t>
      </w:r>
      <w:r w:rsidR="002F2DC3" w:rsidRPr="00EF2C4B">
        <w:rPr>
          <w:rFonts w:hint="cs"/>
          <w:color w:val="FF0000"/>
          <w:cs/>
        </w:rPr>
        <w:t xml:space="preserve"> ชั่วโมง</w:t>
      </w:r>
      <w:r w:rsidR="000B4692" w:rsidRPr="00EF2C4B">
        <w:rPr>
          <w:rFonts w:hint="cs"/>
          <w:color w:val="FF0000"/>
          <w:cs/>
        </w:rPr>
        <w:t xml:space="preserve"> </w:t>
      </w:r>
      <w:r w:rsidR="000B4692">
        <w:rPr>
          <w:rFonts w:hint="cs"/>
          <w:cs/>
        </w:rPr>
        <w:t>ทั้งนี้</w:t>
      </w:r>
      <w:r>
        <w:rPr>
          <w:rFonts w:hint="cs"/>
          <w:cs/>
        </w:rPr>
        <w:t>ผู้ปฏิบัติ</w:t>
      </w:r>
      <w:r w:rsidR="00A71C19">
        <w:rPr>
          <w:rFonts w:hint="cs"/>
          <w:cs/>
        </w:rPr>
        <w:t>งาน</w:t>
      </w:r>
      <w:r w:rsidR="00C52E69">
        <w:rPr>
          <w:rFonts w:hint="cs"/>
          <w:cs/>
        </w:rPr>
        <w:t>มี</w:t>
      </w:r>
      <w:r w:rsidR="00A71C19">
        <w:rPr>
          <w:rFonts w:hint="cs"/>
          <w:cs/>
        </w:rPr>
        <w:t>จำนวนชั่วโมงของการปฏิบัติงานสหกิจศึกษา</w:t>
      </w:r>
      <w:r w:rsidR="00A54C08">
        <w:rPr>
          <w:rFonts w:hint="cs"/>
          <w:cs/>
        </w:rPr>
        <w:t xml:space="preserve">ทั้งสิ้น </w:t>
      </w:r>
      <w:r w:rsidR="00A54C08" w:rsidRPr="00A54C08">
        <w:rPr>
          <w:rFonts w:hint="cs"/>
          <w:color w:val="FF0000"/>
          <w:cs/>
        </w:rPr>
        <w:t>674 ชั่วโมง</w:t>
      </w:r>
      <w:r w:rsidR="000B4692" w:rsidRPr="00A54C08">
        <w:rPr>
          <w:rFonts w:hint="cs"/>
          <w:color w:val="FF0000"/>
          <w:cs/>
        </w:rPr>
        <w:t xml:space="preserve"> </w:t>
      </w:r>
      <w:r w:rsidR="00A54C08">
        <w:rPr>
          <w:rFonts w:hint="cs"/>
          <w:cs/>
        </w:rPr>
        <w:t>มีรายละเอียดต่</w:t>
      </w:r>
      <w:r w:rsidR="000B4692">
        <w:rPr>
          <w:rFonts w:hint="cs"/>
          <w:cs/>
        </w:rPr>
        <w:t>อไปนี้</w:t>
      </w:r>
    </w:p>
    <w:p w:rsidR="003343F2" w:rsidRDefault="00402ED5" w:rsidP="00991A87">
      <w:pPr>
        <w:pStyle w:val="a1"/>
      </w:pPr>
      <w:bookmarkStart w:id="685" w:name="_Toc487546632"/>
      <w:r>
        <w:rPr>
          <w:cs/>
        </w:rPr>
        <w:t>ตารางที่ ก-</w:t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>ตารางที่</w:instrText>
      </w:r>
      <w:r w:rsidR="000976E2">
        <w:instrText>_</w:instrText>
      </w:r>
      <w:r w:rsidR="000976E2">
        <w:rPr>
          <w:cs/>
        </w:rPr>
        <w:instrText xml:space="preserve">ก-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</w:instrText>
      </w:r>
      <w:r w:rsidR="000976E2">
        <w:fldChar w:fldCharType="separate"/>
      </w:r>
      <w:r w:rsidR="003B65C2">
        <w:rPr>
          <w:noProof/>
          <w:cs/>
        </w:rPr>
        <w:t>1</w:t>
      </w:r>
      <w:r w:rsidR="000976E2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</w:t>
      </w:r>
      <w:bookmarkEnd w:id="685"/>
      <w:r w:rsidR="007555A0">
        <w:rPr>
          <w:rFonts w:hint="cs"/>
          <w:cs/>
        </w:rPr>
        <w:t xml:space="preserve"> เดือนสิงหาคม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92"/>
        <w:gridCol w:w="1306"/>
        <w:gridCol w:w="1521"/>
        <w:gridCol w:w="1283"/>
        <w:gridCol w:w="1318"/>
        <w:gridCol w:w="1278"/>
        <w:gridCol w:w="1274"/>
      </w:tblGrid>
      <w:tr w:rsidR="00A54C08" w:rsidTr="00A54C08">
        <w:tc>
          <w:tcPr>
            <w:tcW w:w="4282" w:type="pct"/>
            <w:gridSpan w:val="6"/>
          </w:tcPr>
          <w:p w:rsidR="00A54C08" w:rsidRDefault="00A54C08" w:rsidP="00991A87">
            <w:pPr>
              <w:jc w:val="center"/>
            </w:pPr>
            <w:r w:rsidRPr="000B4692">
              <w:rPr>
                <w:rFonts w:hint="cs"/>
                <w:b/>
                <w:bCs/>
                <w:cs/>
              </w:rPr>
              <w:t>สิงหาคม</w:t>
            </w:r>
            <w:r>
              <w:rPr>
                <w:rFonts w:hint="cs"/>
                <w:b/>
                <w:bCs/>
                <w:cs/>
              </w:rPr>
              <w:t xml:space="preserve"> 2560 (160 ชั่วโมง)</w:t>
            </w:r>
          </w:p>
        </w:tc>
        <w:tc>
          <w:tcPr>
            <w:tcW w:w="718" w:type="pct"/>
            <w:vMerge w:val="restart"/>
          </w:tcPr>
          <w:p w:rsidR="00A54C08" w:rsidRPr="000B4692" w:rsidRDefault="00A54C08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หมายเหตุ</w:t>
            </w: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736" w:type="pct"/>
          </w:tcPr>
          <w:p w:rsidR="00A54C08" w:rsidRPr="00194575" w:rsidRDefault="00A54C08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857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723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743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720" w:type="pct"/>
          </w:tcPr>
          <w:p w:rsidR="00A54C08" w:rsidRPr="00194575" w:rsidRDefault="00A54C08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  <w:tc>
          <w:tcPr>
            <w:tcW w:w="718" w:type="pct"/>
            <w:vMerge/>
          </w:tcPr>
          <w:p w:rsidR="00A54C08" w:rsidRPr="00194575" w:rsidRDefault="00A54C08" w:rsidP="00991A87">
            <w:pPr>
              <w:jc w:val="center"/>
              <w:rPr>
                <w:b/>
                <w:bCs/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32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30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สายวันที่ 21 และ 25 วันละ 1 ชั่วโมง</w:t>
            </w:r>
          </w:p>
        </w:tc>
      </w:tr>
      <w:tr w:rsidR="00A54C08" w:rsidTr="00A54C08">
        <w:tc>
          <w:tcPr>
            <w:tcW w:w="50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736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  <w:tc>
          <w:tcPr>
            <w:tcW w:w="857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743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20" w:type="pct"/>
          </w:tcPr>
          <w:p w:rsidR="00A54C08" w:rsidRDefault="00A54C08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718" w:type="pct"/>
          </w:tcPr>
          <w:p w:rsidR="00A54C08" w:rsidRDefault="00A54C08" w:rsidP="00991A87">
            <w:pPr>
              <w:jc w:val="center"/>
              <w:rPr>
                <w:cs/>
              </w:rPr>
            </w:pPr>
          </w:p>
        </w:tc>
      </w:tr>
      <w:tr w:rsidR="00A54C08" w:rsidTr="00A54C08">
        <w:tc>
          <w:tcPr>
            <w:tcW w:w="503" w:type="pct"/>
          </w:tcPr>
          <w:p w:rsidR="00A54C08" w:rsidRPr="007555A0" w:rsidRDefault="00A54C08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736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cs/>
              </w:rPr>
              <w:t>124</w:t>
            </w:r>
          </w:p>
        </w:tc>
        <w:tc>
          <w:tcPr>
            <w:tcW w:w="857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cs/>
              </w:rPr>
              <w:t>-</w:t>
            </w:r>
          </w:p>
        </w:tc>
        <w:tc>
          <w:tcPr>
            <w:tcW w:w="723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cs/>
              </w:rPr>
              <w:t>4</w:t>
            </w:r>
          </w:p>
        </w:tc>
        <w:tc>
          <w:tcPr>
            <w:tcW w:w="743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 w:rsidRPr="003B65C2">
              <w:rPr>
                <w:rFonts w:hint="cs"/>
                <w:b/>
                <w:bCs/>
                <w:u w:val="single"/>
                <w:cs/>
              </w:rPr>
              <w:t>-</w:t>
            </w:r>
          </w:p>
        </w:tc>
        <w:tc>
          <w:tcPr>
            <w:tcW w:w="720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</w:rPr>
            </w:pPr>
            <w:r w:rsidRPr="003B65C2">
              <w:rPr>
                <w:rFonts w:hint="cs"/>
                <w:b/>
                <w:bCs/>
                <w:u w:val="single"/>
                <w:cs/>
              </w:rPr>
              <w:t>2</w:t>
            </w:r>
          </w:p>
        </w:tc>
        <w:tc>
          <w:tcPr>
            <w:tcW w:w="718" w:type="pct"/>
          </w:tcPr>
          <w:p w:rsidR="00A54C08" w:rsidRPr="003B65C2" w:rsidRDefault="00A54C08" w:rsidP="00991A87">
            <w:pPr>
              <w:jc w:val="center"/>
              <w:rPr>
                <w:b/>
                <w:bCs/>
                <w:u w:val="single"/>
                <w:cs/>
              </w:rPr>
            </w:pPr>
          </w:p>
        </w:tc>
      </w:tr>
    </w:tbl>
    <w:p w:rsidR="007555A0" w:rsidRDefault="007555A0" w:rsidP="00991A87">
      <w:pPr>
        <w:spacing w:line="240" w:lineRule="auto"/>
      </w:pPr>
    </w:p>
    <w:p w:rsidR="007555A0" w:rsidRDefault="007555A0" w:rsidP="00991A87">
      <w:pPr>
        <w:pStyle w:val="a1"/>
      </w:pPr>
      <w:r>
        <w:rPr>
          <w:cs/>
        </w:rPr>
        <w:t>ตารางที่ ก-</w:t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>ตารางที่</w:instrText>
      </w:r>
      <w:r w:rsidR="000976E2">
        <w:instrText>_</w:instrText>
      </w:r>
      <w:r w:rsidR="000976E2">
        <w:rPr>
          <w:cs/>
        </w:rPr>
        <w:instrText xml:space="preserve">ก-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</w:instrText>
      </w:r>
      <w:r w:rsidR="000976E2">
        <w:fldChar w:fldCharType="separate"/>
      </w:r>
      <w:r w:rsidR="003B65C2">
        <w:rPr>
          <w:noProof/>
          <w:cs/>
        </w:rPr>
        <w:t>2</w:t>
      </w:r>
      <w:r w:rsidR="000976E2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 เดือนกันยายน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33"/>
        <w:gridCol w:w="1528"/>
        <w:gridCol w:w="1778"/>
        <w:gridCol w:w="1501"/>
        <w:gridCol w:w="1542"/>
        <w:gridCol w:w="1490"/>
      </w:tblGrid>
      <w:tr w:rsidR="007555A0" w:rsidTr="003B65C2">
        <w:trPr>
          <w:tblHeader/>
        </w:trPr>
        <w:tc>
          <w:tcPr>
            <w:tcW w:w="5000" w:type="pct"/>
            <w:gridSpan w:val="6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lastRenderedPageBreak/>
              <w:t>กันยายน 2560 (</w:t>
            </w:r>
            <w:r w:rsidR="006B2CFF">
              <w:rPr>
                <w:rFonts w:hint="cs"/>
                <w:b/>
                <w:bCs/>
                <w:cs/>
              </w:rPr>
              <w:t xml:space="preserve">168 </w:t>
            </w:r>
            <w:r>
              <w:rPr>
                <w:rFonts w:hint="cs"/>
                <w:b/>
                <w:bCs/>
                <w:cs/>
              </w:rPr>
              <w:t>ชั่วโมง)</w:t>
            </w:r>
          </w:p>
        </w:tc>
      </w:tr>
      <w:tr w:rsidR="007555A0" w:rsidTr="003B65C2">
        <w:trPr>
          <w:tblHeader/>
        </w:trPr>
        <w:tc>
          <w:tcPr>
            <w:tcW w:w="582" w:type="pct"/>
          </w:tcPr>
          <w:p w:rsidR="007555A0" w:rsidRPr="00BF2537" w:rsidRDefault="007555A0" w:rsidP="00991A87">
            <w:pPr>
              <w:jc w:val="righ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861" w:type="pct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1002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846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869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840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</w:tr>
      <w:tr w:rsidR="007555A0" w:rsidTr="007555A0">
        <w:tc>
          <w:tcPr>
            <w:tcW w:w="582" w:type="pct"/>
          </w:tcPr>
          <w:p w:rsidR="007555A0" w:rsidRDefault="007555A0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8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6B2CFF" w:rsidRDefault="007555A0" w:rsidP="00991A87">
            <w:pPr>
              <w:jc w:val="center"/>
              <w:rPr>
                <w:cs/>
              </w:rPr>
            </w:pPr>
            <w:r w:rsidRPr="006B2CFF">
              <w:rPr>
                <w:rFonts w:hint="cs"/>
                <w:cs/>
              </w:rPr>
              <w:t>2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6B2CFF" w:rsidRDefault="007555A0" w:rsidP="00991A87">
            <w:pPr>
              <w:jc w:val="center"/>
              <w:rPr>
                <w:cs/>
              </w:rPr>
            </w:pPr>
            <w:r w:rsidRPr="006B2CFF">
              <w:rPr>
                <w:rFonts w:hint="cs"/>
                <w:cs/>
              </w:rPr>
              <w:t>3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6B2CFF" w:rsidRDefault="007555A0" w:rsidP="00991A87">
            <w:pPr>
              <w:jc w:val="center"/>
              <w:rPr>
                <w:cs/>
              </w:rPr>
            </w:pPr>
            <w:r w:rsidRPr="006B2CFF">
              <w:rPr>
                <w:rFonts w:hint="cs"/>
                <w:cs/>
              </w:rPr>
              <w:t>4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P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861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 w:rsidRPr="006B2CFF">
              <w:rPr>
                <w:rFonts w:hint="cs"/>
                <w:cs/>
              </w:rPr>
              <w:t>-</w:t>
            </w:r>
          </w:p>
        </w:tc>
      </w:tr>
      <w:tr w:rsidR="007555A0" w:rsidTr="007555A0">
        <w:tc>
          <w:tcPr>
            <w:tcW w:w="582" w:type="pct"/>
          </w:tcPr>
          <w:p w:rsidR="007555A0" w:rsidRPr="007555A0" w:rsidRDefault="007555A0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61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168</w:t>
            </w:r>
          </w:p>
        </w:tc>
        <w:tc>
          <w:tcPr>
            <w:tcW w:w="1002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6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69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0" w:type="pct"/>
          </w:tcPr>
          <w:p w:rsidR="007555A0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</w:tr>
    </w:tbl>
    <w:p w:rsidR="007555A0" w:rsidRDefault="007555A0" w:rsidP="00991A87">
      <w:pPr>
        <w:spacing w:line="240" w:lineRule="auto"/>
      </w:pPr>
    </w:p>
    <w:p w:rsidR="007555A0" w:rsidRDefault="003B65C2" w:rsidP="00991A87">
      <w:pPr>
        <w:pStyle w:val="a1"/>
      </w:pPr>
      <w:r>
        <w:rPr>
          <w:cs/>
        </w:rPr>
        <w:t>ตารางที่ ก-</w:t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>ตารางที่</w:instrText>
      </w:r>
      <w:r w:rsidR="000976E2">
        <w:instrText>_</w:instrText>
      </w:r>
      <w:r w:rsidR="000976E2">
        <w:rPr>
          <w:cs/>
        </w:rPr>
        <w:instrText xml:space="preserve">ก-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</w:instrText>
      </w:r>
      <w:r w:rsidR="000976E2">
        <w:fldChar w:fldCharType="separate"/>
      </w:r>
      <w:r>
        <w:rPr>
          <w:noProof/>
          <w:cs/>
        </w:rPr>
        <w:t>3</w:t>
      </w:r>
      <w:r w:rsidR="000976E2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 เดือนตุลาคม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33"/>
        <w:gridCol w:w="1528"/>
        <w:gridCol w:w="1778"/>
        <w:gridCol w:w="1501"/>
        <w:gridCol w:w="1542"/>
        <w:gridCol w:w="1490"/>
      </w:tblGrid>
      <w:tr w:rsidR="007555A0" w:rsidTr="007555A0">
        <w:tc>
          <w:tcPr>
            <w:tcW w:w="5000" w:type="pct"/>
            <w:gridSpan w:val="6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ตุลาคม 2560 (</w:t>
            </w:r>
            <w:r w:rsidR="009F4B5E">
              <w:rPr>
                <w:rFonts w:hint="cs"/>
                <w:b/>
                <w:bCs/>
                <w:cs/>
              </w:rPr>
              <w:t xml:space="preserve">176 </w:t>
            </w:r>
            <w:r>
              <w:rPr>
                <w:rFonts w:hint="cs"/>
                <w:b/>
                <w:bCs/>
                <w:cs/>
              </w:rPr>
              <w:t>ชั่วโมง)</w:t>
            </w:r>
          </w:p>
        </w:tc>
      </w:tr>
      <w:tr w:rsidR="007555A0" w:rsidTr="007555A0">
        <w:tc>
          <w:tcPr>
            <w:tcW w:w="582" w:type="pct"/>
          </w:tcPr>
          <w:p w:rsidR="007555A0" w:rsidRPr="00BF2537" w:rsidRDefault="007555A0" w:rsidP="00991A87">
            <w:pPr>
              <w:jc w:val="righ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861" w:type="pct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1002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846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869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840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861" w:type="pct"/>
          </w:tcPr>
          <w:p w:rsidR="006B2CFF" w:rsidRDefault="006B2CFF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6B2CFF" w:rsidTr="007555A0">
        <w:tc>
          <w:tcPr>
            <w:tcW w:w="582" w:type="pct"/>
          </w:tcPr>
          <w:p w:rsidR="006B2CFF" w:rsidRPr="007555A0" w:rsidRDefault="006B2CFF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61" w:type="pct"/>
          </w:tcPr>
          <w:p w:rsidR="006B2CFF" w:rsidRPr="006B2CFF" w:rsidRDefault="006B2CFF" w:rsidP="00991A87">
            <w:pPr>
              <w:jc w:val="center"/>
            </w:pPr>
            <w:r>
              <w:rPr>
                <w:rFonts w:hint="cs"/>
                <w:cs/>
              </w:rPr>
              <w:t>176</w:t>
            </w:r>
          </w:p>
        </w:tc>
        <w:tc>
          <w:tcPr>
            <w:tcW w:w="1002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6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69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0" w:type="pct"/>
          </w:tcPr>
          <w:p w:rsidR="006B2CFF" w:rsidRPr="006B2CFF" w:rsidRDefault="006B2CFF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</w:tr>
    </w:tbl>
    <w:p w:rsidR="007555A0" w:rsidRDefault="007555A0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6B2CFF" w:rsidRDefault="006B2CFF" w:rsidP="00991A87">
      <w:pPr>
        <w:spacing w:line="240" w:lineRule="auto"/>
      </w:pPr>
    </w:p>
    <w:p w:rsidR="00112085" w:rsidRDefault="00112085" w:rsidP="00991A87">
      <w:pPr>
        <w:spacing w:line="240" w:lineRule="auto"/>
      </w:pPr>
    </w:p>
    <w:p w:rsidR="00112085" w:rsidRDefault="00112085" w:rsidP="00991A87">
      <w:pPr>
        <w:spacing w:line="240" w:lineRule="auto"/>
      </w:pPr>
    </w:p>
    <w:p w:rsidR="003B65C2" w:rsidRDefault="003B65C2" w:rsidP="00991A87">
      <w:pPr>
        <w:pStyle w:val="a1"/>
      </w:pPr>
      <w:r>
        <w:rPr>
          <w:cs/>
        </w:rPr>
        <w:t>ตารางที่ ก-</w:t>
      </w:r>
      <w:r w:rsidR="000976E2">
        <w:fldChar w:fldCharType="begin"/>
      </w:r>
      <w:r w:rsidR="000976E2">
        <w:instrText xml:space="preserve"> SEQ </w:instrText>
      </w:r>
      <w:r w:rsidR="000976E2">
        <w:rPr>
          <w:cs/>
        </w:rPr>
        <w:instrText>ตารางที่</w:instrText>
      </w:r>
      <w:r w:rsidR="000976E2">
        <w:instrText>_</w:instrText>
      </w:r>
      <w:r w:rsidR="000976E2">
        <w:rPr>
          <w:cs/>
        </w:rPr>
        <w:instrText xml:space="preserve">ก- </w:instrText>
      </w:r>
      <w:r w:rsidR="000976E2">
        <w:instrText>\</w:instrText>
      </w:r>
      <w:r w:rsidR="000976E2">
        <w:rPr>
          <w:cs/>
        </w:rPr>
        <w:instrText xml:space="preserve">* </w:instrText>
      </w:r>
      <w:r w:rsidR="000976E2">
        <w:instrText xml:space="preserve">ARABIC </w:instrText>
      </w:r>
      <w:r w:rsidR="000976E2">
        <w:fldChar w:fldCharType="separate"/>
      </w:r>
      <w:r>
        <w:rPr>
          <w:noProof/>
          <w:cs/>
        </w:rPr>
        <w:t>4</w:t>
      </w:r>
      <w:r w:rsidR="000976E2">
        <w:rPr>
          <w:noProof/>
        </w:rPr>
        <w:fldChar w:fldCharType="end"/>
      </w:r>
      <w:r>
        <w:rPr>
          <w:rFonts w:hint="cs"/>
          <w:cs/>
        </w:rPr>
        <w:t xml:space="preserve"> สรุปจำนวนชั่วโมงการปฏิบัติงานสหกิจศึกษา เดือนพฤศจิกายน 2560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33"/>
        <w:gridCol w:w="1528"/>
        <w:gridCol w:w="1778"/>
        <w:gridCol w:w="1501"/>
        <w:gridCol w:w="1542"/>
        <w:gridCol w:w="1490"/>
      </w:tblGrid>
      <w:tr w:rsidR="007555A0" w:rsidTr="003B65C2">
        <w:trPr>
          <w:tblHeader/>
        </w:trPr>
        <w:tc>
          <w:tcPr>
            <w:tcW w:w="5000" w:type="pct"/>
            <w:gridSpan w:val="6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พฤศจิกายน 2560 (</w:t>
            </w:r>
            <w:r w:rsidR="009B00B9">
              <w:rPr>
                <w:rFonts w:hint="cs"/>
                <w:b/>
                <w:bCs/>
                <w:cs/>
              </w:rPr>
              <w:t xml:space="preserve">176 </w:t>
            </w:r>
            <w:r>
              <w:rPr>
                <w:rFonts w:hint="cs"/>
                <w:b/>
                <w:bCs/>
                <w:cs/>
              </w:rPr>
              <w:t>ชั่วโมง)</w:t>
            </w:r>
          </w:p>
        </w:tc>
      </w:tr>
      <w:tr w:rsidR="007555A0" w:rsidTr="003B65C2">
        <w:trPr>
          <w:tblHeader/>
        </w:trPr>
        <w:tc>
          <w:tcPr>
            <w:tcW w:w="582" w:type="pct"/>
          </w:tcPr>
          <w:p w:rsidR="007555A0" w:rsidRPr="00BF2537" w:rsidRDefault="007555A0" w:rsidP="00991A87">
            <w:pPr>
              <w:jc w:val="righ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สัปดาห์</w:t>
            </w:r>
          </w:p>
        </w:tc>
        <w:tc>
          <w:tcPr>
            <w:tcW w:w="861" w:type="pct"/>
          </w:tcPr>
          <w:p w:rsidR="007555A0" w:rsidRPr="00194575" w:rsidRDefault="007555A0" w:rsidP="00991A87">
            <w:pPr>
              <w:jc w:val="center"/>
              <w:rPr>
                <w:b/>
                <w:bCs/>
                <w:cs/>
              </w:rPr>
            </w:pPr>
            <w:r w:rsidRPr="00194575">
              <w:rPr>
                <w:rFonts w:hint="cs"/>
                <w:b/>
                <w:bCs/>
                <w:cs/>
              </w:rPr>
              <w:t xml:space="preserve">มาทำงาน </w:t>
            </w:r>
          </w:p>
        </w:tc>
        <w:tc>
          <w:tcPr>
            <w:tcW w:w="1002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ขาด</w:t>
            </w:r>
          </w:p>
        </w:tc>
        <w:tc>
          <w:tcPr>
            <w:tcW w:w="846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ลากิจ</w:t>
            </w:r>
          </w:p>
        </w:tc>
        <w:tc>
          <w:tcPr>
            <w:tcW w:w="869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ลาป่วย</w:t>
            </w:r>
          </w:p>
        </w:tc>
        <w:tc>
          <w:tcPr>
            <w:tcW w:w="840" w:type="pct"/>
          </w:tcPr>
          <w:p w:rsidR="007555A0" w:rsidRPr="00194575" w:rsidRDefault="007555A0" w:rsidP="00991A87">
            <w:pPr>
              <w:jc w:val="center"/>
              <w:rPr>
                <w:b/>
                <w:bCs/>
              </w:rPr>
            </w:pPr>
            <w:r w:rsidRPr="00194575">
              <w:rPr>
                <w:rFonts w:hint="cs"/>
                <w:b/>
                <w:bCs/>
                <w:cs/>
              </w:rPr>
              <w:t>มาสาย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 w:rsidRPr="009F4B5E">
              <w:rPr>
                <w:rFonts w:hint="cs"/>
                <w:cs/>
              </w:rPr>
              <w:t>24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861" w:type="pct"/>
          </w:tcPr>
          <w:p w:rsidR="009F4B5E" w:rsidRPr="009F4B5E" w:rsidRDefault="009F4B5E" w:rsidP="00991A87">
            <w:pPr>
              <w:jc w:val="center"/>
            </w:pPr>
            <w:r>
              <w:rPr>
                <w:rFonts w:hint="cs"/>
                <w:cs/>
              </w:rPr>
              <w:t>40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861" w:type="pct"/>
          </w:tcPr>
          <w:p w:rsidR="009F4B5E" w:rsidRDefault="009F4B5E" w:rsidP="00991A8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  <w:tc>
          <w:tcPr>
            <w:tcW w:w="1002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6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69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  <w:tc>
          <w:tcPr>
            <w:tcW w:w="840" w:type="pct"/>
          </w:tcPr>
          <w:p w:rsidR="009F4B5E" w:rsidRPr="006B2CFF" w:rsidRDefault="009F4B5E" w:rsidP="00991A87">
            <w:pPr>
              <w:jc w:val="center"/>
            </w:pPr>
            <w:r>
              <w:rPr>
                <w:rFonts w:hint="cs"/>
                <w:cs/>
              </w:rPr>
              <w:t>-</w:t>
            </w:r>
          </w:p>
        </w:tc>
      </w:tr>
      <w:tr w:rsidR="009F4B5E" w:rsidTr="007555A0">
        <w:tc>
          <w:tcPr>
            <w:tcW w:w="582" w:type="pct"/>
          </w:tcPr>
          <w:p w:rsidR="009F4B5E" w:rsidRPr="007555A0" w:rsidRDefault="009F4B5E" w:rsidP="00991A87">
            <w:pPr>
              <w:jc w:val="center"/>
              <w:rPr>
                <w:b/>
                <w:bCs/>
                <w:cs/>
              </w:rPr>
            </w:pPr>
            <w:r w:rsidRPr="007555A0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61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176</w:t>
            </w:r>
          </w:p>
        </w:tc>
        <w:tc>
          <w:tcPr>
            <w:tcW w:w="1002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6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69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  <w:tc>
          <w:tcPr>
            <w:tcW w:w="840" w:type="pct"/>
          </w:tcPr>
          <w:p w:rsidR="009F4B5E" w:rsidRPr="003343F2" w:rsidRDefault="009F4B5E" w:rsidP="00991A87">
            <w:pPr>
              <w:jc w:val="center"/>
              <w:rPr>
                <w:u w:val="single"/>
              </w:rPr>
            </w:pPr>
            <w:r>
              <w:rPr>
                <w:rFonts w:hint="cs"/>
                <w:u w:val="single"/>
                <w:cs/>
              </w:rPr>
              <w:t>-</w:t>
            </w:r>
          </w:p>
        </w:tc>
      </w:tr>
    </w:tbl>
    <w:p w:rsidR="000B4692" w:rsidRDefault="000B4692" w:rsidP="00991A87">
      <w:pPr>
        <w:spacing w:line="240" w:lineRule="auto"/>
      </w:pPr>
    </w:p>
    <w:p w:rsidR="009D68CD" w:rsidRDefault="009D68CD" w:rsidP="00991A87">
      <w:pPr>
        <w:spacing w:line="240" w:lineRule="auto"/>
        <w:rPr>
          <w:cs/>
        </w:rPr>
      </w:pPr>
    </w:p>
    <w:p w:rsidR="009D68CD" w:rsidRDefault="009D68CD" w:rsidP="00991A87">
      <w:pPr>
        <w:spacing w:line="240" w:lineRule="auto"/>
      </w:pPr>
    </w:p>
    <w:p w:rsidR="009D68CD" w:rsidRDefault="00076CC2" w:rsidP="00991A87">
      <w:pPr>
        <w:spacing w:line="240" w:lineRule="auto"/>
        <w:rPr>
          <w:color w:val="FF0000"/>
        </w:rPr>
      </w:pPr>
      <w:r w:rsidRPr="00076CC2">
        <w:rPr>
          <w:rFonts w:hint="cs"/>
          <w:color w:val="FF0000"/>
          <w:cs/>
        </w:rPr>
        <w:t xml:space="preserve">หมายเหตุ </w:t>
      </w:r>
      <w:r w:rsidRPr="00076CC2">
        <w:rPr>
          <w:color w:val="FF0000"/>
          <w:cs/>
        </w:rPr>
        <w:t xml:space="preserve">: </w:t>
      </w:r>
      <w:r>
        <w:rPr>
          <w:color w:val="FF0000"/>
          <w:cs/>
        </w:rPr>
        <w:t xml:space="preserve">   </w:t>
      </w:r>
      <w:r>
        <w:rPr>
          <w:rFonts w:hint="cs"/>
          <w:color w:val="FF0000"/>
          <w:cs/>
        </w:rPr>
        <w:t>กรณีมีการขาด ลา มาสาย  หรือทำงานนอกเวลา ให้ระบุวัน และชั่วโมงที่หายไป เพื่อใช้ในการพิจารณาชั่วโมงการปฏิบัติงานสหกิจศึกษาที่ถูกต้อง</w:t>
      </w:r>
    </w:p>
    <w:p w:rsidR="001A2EBF" w:rsidRDefault="001A2EBF" w:rsidP="00991A87">
      <w:pPr>
        <w:spacing w:line="240" w:lineRule="auto"/>
        <w:rPr>
          <w:color w:val="FF0000"/>
        </w:rPr>
      </w:pPr>
    </w:p>
    <w:p w:rsidR="00136C4B" w:rsidRDefault="00136C4B" w:rsidP="00991A87">
      <w:pPr>
        <w:spacing w:line="240" w:lineRule="auto"/>
        <w:rPr>
          <w:rFonts w:cs="Angsana New"/>
          <w:color w:val="FF0000"/>
          <w:cs/>
        </w:rPr>
        <w:sectPr w:rsidR="00136C4B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136C4B" w:rsidRPr="00136C4B" w:rsidRDefault="00136C4B" w:rsidP="00991A87">
      <w:pPr>
        <w:pStyle w:val="Heading2"/>
        <w:numPr>
          <w:ilvl w:val="0"/>
          <w:numId w:val="0"/>
        </w:numPr>
        <w:ind w:left="720"/>
        <w:jc w:val="center"/>
        <w:rPr>
          <w:cs/>
        </w:rPr>
      </w:pPr>
      <w:r w:rsidRPr="00136C4B">
        <w:rPr>
          <w:rFonts w:hint="cs"/>
          <w:cs/>
        </w:rPr>
        <w:lastRenderedPageBreak/>
        <w:t>รายงานผลการดำเนินงานสหกิจศึกษารายสัปดาห์</w:t>
      </w:r>
    </w:p>
    <w:p w:rsidR="001A2EBF" w:rsidRPr="00136C4B" w:rsidRDefault="00136C4B" w:rsidP="00991A87">
      <w:pPr>
        <w:tabs>
          <w:tab w:val="center" w:pos="4297"/>
        </w:tabs>
        <w:spacing w:line="240" w:lineRule="auto"/>
        <w:rPr>
          <w:rFonts w:cs="Angsana New"/>
          <w:cs/>
        </w:rPr>
        <w:sectPr w:rsidR="001A2EBF" w:rsidRPr="00136C4B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  <w:r>
        <w:rPr>
          <w:cs/>
        </w:rPr>
        <w:tab/>
      </w:r>
    </w:p>
    <w:p w:rsidR="00FD1C17" w:rsidRPr="007E1467" w:rsidRDefault="00FD1C17" w:rsidP="00991A87">
      <w:pPr>
        <w:pStyle w:val="a2"/>
        <w:rPr>
          <w:b w:val="0"/>
          <w:bCs w:val="0"/>
          <w:sz w:val="32"/>
          <w:szCs w:val="32"/>
          <w:cs/>
        </w:rPr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7E1467" w:rsidRDefault="00FD1C17" w:rsidP="00991A87">
      <w:pPr>
        <w:spacing w:line="240" w:lineRule="auto"/>
      </w:pPr>
    </w:p>
    <w:p w:rsidR="00FD1C17" w:rsidRPr="007E1467" w:rsidRDefault="00FD1C17" w:rsidP="00991A87">
      <w:pPr>
        <w:spacing w:line="240" w:lineRule="auto"/>
      </w:pPr>
    </w:p>
    <w:p w:rsidR="00FD1C17" w:rsidRPr="007E1467" w:rsidRDefault="00FD1C17" w:rsidP="00991A87">
      <w:pPr>
        <w:spacing w:line="240" w:lineRule="auto"/>
        <w:rPr>
          <w:cs/>
        </w:rPr>
      </w:pPr>
    </w:p>
    <w:p w:rsidR="00FD1C17" w:rsidRPr="00CE4062" w:rsidRDefault="00FD1C17" w:rsidP="00991A87">
      <w:pPr>
        <w:pStyle w:val="Heading1"/>
        <w:numPr>
          <w:ilvl w:val="0"/>
          <w:numId w:val="0"/>
        </w:numPr>
        <w:spacing w:line="240" w:lineRule="auto"/>
        <w:rPr>
          <w:rFonts w:cs="Angsana New"/>
          <w:cs/>
        </w:rPr>
        <w:sectPr w:rsidR="00FD1C17" w:rsidRPr="00CE4062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86" w:name="_Toc487543141"/>
      <w:r w:rsidRPr="00CE4062">
        <w:rPr>
          <w:cs/>
        </w:rPr>
        <w:t>ภาคผนวก ข</w:t>
      </w:r>
      <w:r w:rsidRPr="00CE4062">
        <w:rPr>
          <w:cs/>
        </w:rPr>
        <w:br/>
        <w:t>ใบนำส่งและเอกสารสหกิจที่เกี่ยวข้อง</w:t>
      </w:r>
      <w:bookmarkEnd w:id="686"/>
    </w:p>
    <w:bookmarkEnd w:id="684"/>
    <w:p w:rsidR="00B37E0E" w:rsidRPr="00CE4062" w:rsidRDefault="00B37E0E" w:rsidP="00991A87">
      <w:pPr>
        <w:pStyle w:val="a2"/>
      </w:pPr>
      <w:r w:rsidRPr="00CE4062">
        <w:rPr>
          <w:cs/>
        </w:rPr>
        <w:lastRenderedPageBreak/>
        <w:t>แบบฟอร์มอนุญาตให้ไปปฏิบัติงานสหกิจศึกษา (</w:t>
      </w:r>
      <w:r w:rsidRPr="00CE4062">
        <w:t>IN</w:t>
      </w:r>
      <w:r w:rsidRPr="00CE4062">
        <w:rPr>
          <w:szCs w:val="40"/>
          <w:cs/>
        </w:rPr>
        <w:t>-</w:t>
      </w:r>
      <w:r w:rsidRPr="00CE4062">
        <w:t>S003</w:t>
      </w:r>
      <w:r w:rsidRPr="00CE4062">
        <w:rPr>
          <w:cs/>
        </w:rPr>
        <w:t>)</w:t>
      </w:r>
    </w:p>
    <w:p w:rsidR="00B37E0E" w:rsidRPr="007E1467" w:rsidRDefault="00B37E0E" w:rsidP="00991A87">
      <w:pPr>
        <w:spacing w:line="240" w:lineRule="auto"/>
      </w:pPr>
    </w:p>
    <w:p w:rsidR="007C2052" w:rsidRPr="007E1467" w:rsidRDefault="00060C43" w:rsidP="00991A87">
      <w:pPr>
        <w:pStyle w:val="a2"/>
        <w:rPr>
          <w:ins w:id="687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B2A5BA3" wp14:editId="130A48D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A4954" id="Rectangle 66" o:spid="_x0000_s1026" style="position:absolute;margin-left:0;margin-top:-.05pt;width:449.75pt;height:576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6PnAIAAJAFAAAOAAAAZHJzL2Uyb0RvYy54bWysVMFu2zAMvQ/YPwi6r47TpumMOkWQosOA&#10;oi3aDj0rshQbkEVNUuJkXz9Ksp2gK3YYloMjiuQj+UTy+mbfKrIT1jWgS5qfTSgRmkPV6E1Jf7ze&#10;fbmixHmmK6ZAi5IehKM3i8+frjtTiCnUoCphCYJoV3SmpLX3psgyx2vRMncGRmhUSrAt8yjaTVZZ&#10;1iF6q7LpZHKZdWArY4EL5/D2NinpIuJLKbh/lNIJT1RJMTcfvzZ+1+GbLa5ZsbHM1A3v02D/kEXL&#10;Go1BR6hb5hnZ2uYPqLbhFhxIf8ahzUDKhotYA1aTT95V81IzI2ItSI4zI03u/8Hyh92TJU1V0stL&#10;SjRr8Y2ekTWmN0oQvEOCOuMKtHsxT7aXHB5DtXtp2/CPdZB9JPUwkir2nnC8nM3z/Go6o4Sjbn6e&#10;X6EUULOju7HOfxPQknAoqcX4kUy2u3c+mQ4mIZqGu0YpvGeF0qQr6Xk+n0UHB6qpgjLoYg+JlbJk&#10;x/D1/T7vw55YYRJKYy6hxFRUPPmDEgn+WUhkB8uYpgChL4+YjHOhfZ5UNatECjWb4G8INnjEipVG&#10;wIAsMckRuwcYLBPIgJ3q7+2Dq4htPTpP/pZYch49YmTQfnRuGw32IwCFVfWRk/1AUqImsLSG6oC9&#10;YyENlTP8rsH3u2fOPzGLU4TzhpvBP+JHKsB3gv5ESQ3210f3wR6bG7WUdDiVJXU/t8wKStR3jW3/&#10;Nb+4CGMchYvZfIqCPdWsTzV6264Anz7HHWR4PAZ7r4ajtNC+4QJZhqioYppj7JJybwdh5dO2wBXE&#10;xXIZzXB0DfP3+sXwAB5YDf35un9j1vRN7LH/H2CYYFa86+VkGzw1LLceZBMb/chrzzeOfWycfkWF&#10;vXIqR6vjIl38BgAA//8DAFBLAwQUAAYACAAAACEAeVj6tdwAAAAHAQAADwAAAGRycy9kb3ducmV2&#10;LnhtbEyPQWuDQBSE74X+h+UVeinJaojFGNdQCl4LTUN63bgvauu+FXeN+u/7emqPwwwz3+SH2Xbi&#10;hoNvHSmI1xEIpMqZlmoFp49ylYLwQZPRnSNUsKCHQ3F/l+vMuIne8XYMteAS8plW0ITQZ1L6qkGr&#10;/dr1SOxd3WB1YDnU0gx64nLbyU0UPUurW+KFRvf42mD1fRytgu2nfzqnb3KJgj19WbuUyTiVSj0+&#10;zC97EAHn8BeGX3xGh4KZLm4k40WngI8EBasYBJvpbpeAuHAqTjZbkEUu//MXPwAAAP//AwBQSwEC&#10;LQAUAAYACAAAACEAtoM4kv4AAADhAQAAEwAAAAAAAAAAAAAAAAAAAAAAW0NvbnRlbnRfVHlwZXNd&#10;LnhtbFBLAQItABQABgAIAAAAIQA4/SH/1gAAAJQBAAALAAAAAAAAAAAAAAAAAC8BAABfcmVscy8u&#10;cmVsc1BLAQItABQABgAIAAAAIQAkAu6PnAIAAJAFAAAOAAAAAAAAAAAAAAAAAC4CAABkcnMvZTJv&#10;RG9jLnhtbFBLAQItABQABgAIAAAAIQB5WPq13AAAAAcBAAAPAAAAAAAAAAAAAAAAAPYEAABkcnMv&#10;ZG93bnJldi54bWxQSwUGAAAAAAQABADzAAAA/wUAAAAA&#10;" filled="f" strokecolor="black [3213]" strokeweight=".25pt"/>
            </w:pict>
          </mc:Fallback>
        </mc:AlternateContent>
      </w:r>
    </w:p>
    <w:p w:rsidR="008730E0" w:rsidRPr="007E1467" w:rsidRDefault="00983634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688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="008730E0" w:rsidRPr="007E1467">
        <w:rPr>
          <w:b w:val="0"/>
          <w:bCs w:val="0"/>
          <w:sz w:val="32"/>
          <w:szCs w:val="32"/>
          <w:cs/>
        </w:rPr>
        <w:br w:type="page"/>
      </w:r>
    </w:p>
    <w:p w:rsidR="000207CC" w:rsidRPr="007E1467" w:rsidRDefault="000207CC" w:rsidP="00991A87">
      <w:pPr>
        <w:spacing w:line="240" w:lineRule="auto"/>
        <w:rPr>
          <w:rFonts w:cs="Angsana New"/>
          <w:cs/>
        </w:rPr>
        <w:sectPr w:rsidR="000207CC" w:rsidRPr="007E1467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010CF" w:rsidRPr="00CE4062" w:rsidRDefault="00D010CF" w:rsidP="00991A87">
      <w:pPr>
        <w:pStyle w:val="Heading2"/>
        <w:numPr>
          <w:ilvl w:val="0"/>
          <w:numId w:val="0"/>
        </w:numPr>
        <w:ind w:left="720"/>
        <w:jc w:val="center"/>
      </w:pPr>
      <w:r w:rsidRPr="00CE4062">
        <w:rPr>
          <w:cs/>
        </w:rPr>
        <w:lastRenderedPageBreak/>
        <w:t>แบบแจ้งรายละเอียดการปฏิบัติงาน และ</w:t>
      </w:r>
      <w:r w:rsidR="00F00682" w:rsidRPr="00CE4062">
        <w:rPr>
          <w:cs/>
        </w:rPr>
        <w:t>แ</w:t>
      </w:r>
      <w:r w:rsidRPr="00CE4062">
        <w:rPr>
          <w:cs/>
        </w:rPr>
        <w:t>ผนที่ตั้งสถานประกอบการ (</w:t>
      </w:r>
      <w:r w:rsidRPr="00CE4062">
        <w:t>IN</w:t>
      </w:r>
      <w:r w:rsidRPr="00CE4062">
        <w:rPr>
          <w:cs/>
        </w:rPr>
        <w:t>-</w:t>
      </w:r>
      <w:r w:rsidRPr="00CE4062">
        <w:t>S004</w:t>
      </w:r>
      <w:r w:rsidRPr="00CE4062">
        <w:rPr>
          <w:cs/>
        </w:rPr>
        <w:t>)</w:t>
      </w:r>
    </w:p>
    <w:p w:rsidR="00D010CF" w:rsidRPr="007E1467" w:rsidRDefault="00D010CF" w:rsidP="00991A87">
      <w:pPr>
        <w:spacing w:line="240" w:lineRule="auto"/>
      </w:pPr>
    </w:p>
    <w:p w:rsidR="00D010CF" w:rsidRPr="007E1467" w:rsidRDefault="00D010CF" w:rsidP="00991A87">
      <w:pPr>
        <w:pStyle w:val="a2"/>
        <w:rPr>
          <w:ins w:id="689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471BA02" wp14:editId="29F9D2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FC07" id="Rectangle 3" o:spid="_x0000_s1026" style="position:absolute;margin-left:0;margin-top:-.05pt;width:449.75pt;height:576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93/mgIAAI4FAAAOAAAAZHJzL2Uyb0RvYy54bWysVMFu2zAMvQ/YPwi6r46TZmmNOkXQosOA&#10;oi3aDj0rshQbkEVNUuJkXz9Ksp2gK3YYloMimuQj+UTy6nrfKrIT1jWgS5qfTSgRmkPV6E1Jf7ze&#10;fbmgxHmmK6ZAi5IehKPXy8+frjpTiCnUoCphCYJoV3SmpLX3psgyx2vRMncGRmhUSrAt8yjaTVZZ&#10;1iF6q7LpZPI168BWxgIXzuHX26Sky4gvpeD+UUonPFElxdx8PG081+HMlles2Fhm6ob3abB/yKJl&#10;jcagI9Qt84xsbfMHVNtwCw6kP+PQZiBlw0WsAavJJ++qeamZEbEWJMeZkSb3/2D5w+7JkqYq6YwS&#10;zVp8omckjemNEmQW6OmMK9DqxTzZXnJ4DbXupW3DP1ZB9pHSw0ip2HvC8eN8kecX0zklHHWLWX6B&#10;UkDNju7GOv9NQEvCpaQWw0cq2e7e+WQ6mIRoGu4apfA7K5QmHSaeL+bRwYFqqqAMuthB4kZZsmP4&#10;9n6f92FPrDAJpTGXUGIqKt78QYkE/ywkcoNlTFOA0JVHTMa50D5PqppVIoWaT/A3BBs8YsVKI2BA&#10;lpjkiN0DDJYJZMBO9ff2wVXEph6dJ39LLDmPHjEyaD86t40G+xGAwqr6yMl+IClRE1haQ3XAzrGQ&#10;RsoZftfg+90z55+YxRnCacO94B/xkArwnaC/UVKD/fXR92CPrY1aSjqcyZK6n1tmBSXqu8amv8zP&#10;z8MQR+F8vpiiYE8161ON3rY3gE+f4wYyPF6DvVfDVVpo33B9rEJUVDHNMXZJubeDcOPTrsAFxMVq&#10;Fc1wcA3z9/rF8AAeWA39+bp/Y9b0Teyx/x9gmF9WvOvlZBs8Nay2HmQTG/3Ia883Dn1snH5Bha1y&#10;Kker4xpd/gYAAP//AwBQSwMEFAAGAAgAAAAhAHlY+rXcAAAABwEAAA8AAABkcnMvZG93bnJldi54&#10;bWxMj0Frg0AUhO+F/oflFXopyWqIxRjXUApeC01Det24L2rrvhV3jfrv+3pqj8MMM9/kh9l24oaD&#10;bx0piNcRCKTKmZZqBaePcpWC8EGT0Z0jVLCgh0Nxf5frzLiJ3vF2DLXgEvKZVtCE0GdS+qpBq/3a&#10;9UjsXd1gdWA51NIMeuJy28lNFD1Lq1vihUb3+Npg9X0crYLtp386p29yiYI9fVm7lMk4lUo9Pswv&#10;exAB5/AXhl98RoeCmS5uJONFp4CPBAWrGASb6W6XgLhwKk42W5BFLv/zFz8AAAD//wMAUEsBAi0A&#10;FAAGAAgAAAAhALaDOJL+AAAA4QEAABMAAAAAAAAAAAAAAAAAAAAAAFtDb250ZW50X1R5cGVzXS54&#10;bWxQSwECLQAUAAYACAAAACEAOP0h/9YAAACUAQAACwAAAAAAAAAAAAAAAAAvAQAAX3JlbHMvLnJl&#10;bHNQSwECLQAUAAYACAAAACEApzPd/5oCAACOBQAADgAAAAAAAAAAAAAAAAAuAgAAZHJzL2Uyb0Rv&#10;Yy54bWxQSwECLQAUAAYACAAAACEAeVj6tdwAAAAHAQAADwAAAAAAAAAAAAAAAAD0BAAAZHJzL2Rv&#10;d25yZXYueG1sUEsFBgAAAAAEAAQA8wAAAP0FAAAAAA==&#10;" filled="f" strokecolor="black [3213]" strokeweight=".25pt"/>
            </w:pict>
          </mc:Fallback>
        </mc:AlternateContent>
      </w:r>
    </w:p>
    <w:p w:rsidR="00D010CF" w:rsidRPr="007E1467" w:rsidRDefault="00D010CF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690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Pr="007E1467">
        <w:rPr>
          <w:b w:val="0"/>
          <w:bCs w:val="0"/>
          <w:sz w:val="32"/>
          <w:szCs w:val="32"/>
          <w:cs/>
        </w:rPr>
        <w:br w:type="page"/>
      </w:r>
    </w:p>
    <w:p w:rsidR="00D010CF" w:rsidRPr="007E1467" w:rsidRDefault="00D010CF" w:rsidP="00991A87">
      <w:pPr>
        <w:spacing w:line="240" w:lineRule="auto"/>
        <w:rPr>
          <w:rFonts w:cs="Angsana New"/>
          <w:cs/>
        </w:rPr>
        <w:sectPr w:rsidR="00D010CF" w:rsidRPr="007E1467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010CF" w:rsidRPr="00CE4062" w:rsidRDefault="00D010CF" w:rsidP="00991A87">
      <w:pPr>
        <w:pStyle w:val="Heading2"/>
        <w:numPr>
          <w:ilvl w:val="0"/>
          <w:numId w:val="0"/>
        </w:numPr>
        <w:ind w:left="720"/>
        <w:jc w:val="center"/>
      </w:pPr>
      <w:r w:rsidRPr="00CE4062">
        <w:rPr>
          <w:cs/>
        </w:rPr>
        <w:lastRenderedPageBreak/>
        <w:t>แบบฟอร์มแจ้งแผนปฏิบัติงานสหกิจศึกษา (</w:t>
      </w:r>
      <w:r w:rsidRPr="00CE4062">
        <w:t>IN</w:t>
      </w:r>
      <w:r w:rsidRPr="00CE4062">
        <w:rPr>
          <w:cs/>
        </w:rPr>
        <w:t>-</w:t>
      </w:r>
      <w:r w:rsidRPr="00CE4062">
        <w:t>S00</w:t>
      </w:r>
      <w:r w:rsidRPr="00CE4062">
        <w:rPr>
          <w:cs/>
        </w:rPr>
        <w:t>5)</w:t>
      </w:r>
    </w:p>
    <w:p w:rsidR="00D010CF" w:rsidRPr="007E1467" w:rsidRDefault="00D010CF" w:rsidP="00991A87">
      <w:pPr>
        <w:spacing w:line="240" w:lineRule="auto"/>
      </w:pPr>
    </w:p>
    <w:p w:rsidR="00D010CF" w:rsidRPr="007E1467" w:rsidRDefault="00D010CF" w:rsidP="00991A87">
      <w:pPr>
        <w:pStyle w:val="a2"/>
        <w:rPr>
          <w:ins w:id="691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471BA02" wp14:editId="29F9D2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0D311" id="Rectangle 5" o:spid="_x0000_s1026" style="position:absolute;margin-left:0;margin-top:-.05pt;width:449.75pt;height:576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wvtmgIAAI4FAAAOAAAAZHJzL2Uyb0RvYy54bWysVMFu2zAMvQ/YPwi6r47TZmmNOkWQosOA&#10;oi3aDj0rshQbkEVNUuJkXz9Ksp2gK3YYloMimuQj+UTy+mbfKrIT1jWgS5qfTSgRmkPV6E1Jf7ze&#10;fbmkxHmmK6ZAi5IehKM3i8+frjtTiCnUoCphCYJoV3SmpLX3psgyx2vRMncGRmhUSrAt8yjaTVZZ&#10;1iF6q7LpZPI168BWxgIXzuHX26Ski4gvpeD+UUonPFElxdx8PG081+HMFtes2Fhm6ob3abB/yKJl&#10;jcagI9Qt84xsbfMHVNtwCw6kP+PQZiBlw0WsAavJJ++qeamZEbEWJMeZkSb3/2D5w+7JkqYq6YwS&#10;zVp8omckjemNEmQW6OmMK9DqxTzZXnJ4DbXupW3DP1ZB9pHSw0ip2HvC8eNsnueXU8TmqJuf55co&#10;BdTs6G6s898EtCRcSmoxfKSS7e6dT6aDSYim4a5RCr+zQmnSlfQ8n8+igwPVVEEZdLGDxEpZsmP4&#10;9n6f92FPrDAJpTGXUGIqKt78QYkE/ywkcoNlTFOA0JVHTMa50D5PqppVIoWaTfA3BBs8YsVKI2BA&#10;lpjkiN0DDJYJZMBO9ff2wVXEph6dJ39LLDmPHjEyaD86t40G+xGAwqr6yMl+IClRE1haQ3XAzrGQ&#10;RsoZftfg+90z55+YxRnCacO94B/xkArwnaC/UVKD/fXR92CPrY1aSjqcyZK6n1tmBSXqu8amv8ov&#10;LsIQR+FiNp+iYE8161ON3rYrwKfPcQMZHq/B3qvhKi20b7g+liEqqpjmGLuk3NtBWPm0K3ABcbFc&#10;RjMcXMP8vX4xPIAHVkN/vu7fmDV9E3vs/wcY5pcV73o52QZPDcutB9nERj/y2vONQx8bp19QYauc&#10;ytHquEYXvwEAAP//AwBQSwMEFAAGAAgAAAAhAHlY+rXcAAAABwEAAA8AAABkcnMvZG93bnJldi54&#10;bWxMj0Frg0AUhO+F/oflFXopyWqIxRjXUApeC01Det24L2rrvhV3jfrv+3pqj8MMM9/kh9l24oaD&#10;bx0piNcRCKTKmZZqBaePcpWC8EGT0Z0jVLCgh0Nxf5frzLiJ3vF2DLXgEvKZVtCE0GdS+qpBq/3a&#10;9UjsXd1gdWA51NIMeuJy28lNFD1Lq1vihUb3+Npg9X0crYLtp386p29yiYI9fVm7lMk4lUo9Pswv&#10;exAB5/AXhl98RoeCmS5uJONFp4CPBAWrGASb6W6XgLhwKk42W5BFLv/zFz8AAAD//wMAUEsBAi0A&#10;FAAGAAgAAAAhALaDOJL+AAAA4QEAABMAAAAAAAAAAAAAAAAAAAAAAFtDb250ZW50X1R5cGVzXS54&#10;bWxQSwECLQAUAAYACAAAACEAOP0h/9YAAACUAQAACwAAAAAAAAAAAAAAAAAvAQAAX3JlbHMvLnJl&#10;bHNQSwECLQAUAAYACAAAACEARKML7ZoCAACOBQAADgAAAAAAAAAAAAAAAAAuAgAAZHJzL2Uyb0Rv&#10;Yy54bWxQSwECLQAUAAYACAAAACEAeVj6tdwAAAAHAQAADwAAAAAAAAAAAAAAAAD0BAAAZHJzL2Rv&#10;d25yZXYueG1sUEsFBgAAAAAEAAQA8wAAAP0FAAAAAA==&#10;" filled="f" strokecolor="black [3213]" strokeweight=".25pt"/>
            </w:pict>
          </mc:Fallback>
        </mc:AlternateContent>
      </w:r>
    </w:p>
    <w:p w:rsidR="00D010CF" w:rsidRPr="007E1467" w:rsidRDefault="00D010CF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692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Pr="007E1467">
        <w:rPr>
          <w:b w:val="0"/>
          <w:bCs w:val="0"/>
          <w:sz w:val="32"/>
          <w:szCs w:val="32"/>
          <w:cs/>
        </w:rPr>
        <w:br w:type="page"/>
      </w:r>
    </w:p>
    <w:p w:rsidR="00D010CF" w:rsidRPr="007E1467" w:rsidRDefault="00D010CF" w:rsidP="00991A87">
      <w:pPr>
        <w:spacing w:line="240" w:lineRule="auto"/>
        <w:rPr>
          <w:rFonts w:cs="Angsana New"/>
          <w:cs/>
        </w:rPr>
        <w:sectPr w:rsidR="00D010CF" w:rsidRPr="007E1467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010CF" w:rsidRPr="00CE4062" w:rsidRDefault="00D010CF" w:rsidP="00991A87">
      <w:pPr>
        <w:pStyle w:val="Heading2"/>
        <w:numPr>
          <w:ilvl w:val="0"/>
          <w:numId w:val="0"/>
        </w:numPr>
        <w:ind w:left="720"/>
        <w:jc w:val="center"/>
      </w:pPr>
      <w:r w:rsidRPr="00CE4062">
        <w:rPr>
          <w:cs/>
        </w:rPr>
        <w:lastRenderedPageBreak/>
        <w:t>แบบฟอร์ม</w:t>
      </w:r>
      <w:r w:rsidR="000371AF" w:rsidRPr="00CE4062">
        <w:rPr>
          <w:cs/>
        </w:rPr>
        <w:t xml:space="preserve">แจ้งโครงร่างรายงานการปฏิบัติงาน </w:t>
      </w:r>
      <w:r w:rsidRPr="00CE4062">
        <w:rPr>
          <w:cs/>
        </w:rPr>
        <w:t>(</w:t>
      </w:r>
      <w:r w:rsidRPr="00CE4062">
        <w:t>IN</w:t>
      </w:r>
      <w:r w:rsidRPr="00CE4062">
        <w:rPr>
          <w:cs/>
        </w:rPr>
        <w:t>-</w:t>
      </w:r>
      <w:r w:rsidRPr="00CE4062">
        <w:t>S00</w:t>
      </w:r>
      <w:r w:rsidRPr="00CE4062">
        <w:rPr>
          <w:cs/>
        </w:rPr>
        <w:t>6)</w:t>
      </w:r>
    </w:p>
    <w:p w:rsidR="00D010CF" w:rsidRPr="007E1467" w:rsidRDefault="00D010CF" w:rsidP="00991A87">
      <w:pPr>
        <w:spacing w:line="240" w:lineRule="auto"/>
      </w:pPr>
    </w:p>
    <w:p w:rsidR="00D010CF" w:rsidRPr="007E1467" w:rsidRDefault="00D010CF" w:rsidP="00991A87">
      <w:pPr>
        <w:pStyle w:val="a2"/>
        <w:rPr>
          <w:ins w:id="693" w:author="Pahommie" w:date="2014-11-24T10:51:00Z"/>
          <w:b w:val="0"/>
          <w:bCs w:val="0"/>
          <w:sz w:val="32"/>
          <w:szCs w:val="32"/>
        </w:rPr>
      </w:pPr>
      <w:r w:rsidRPr="007E1467"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471BA02" wp14:editId="29F9D2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1825" cy="7318182"/>
                <wp:effectExtent l="0" t="0" r="2222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825" cy="73181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8E07A" id="Rectangle 6" o:spid="_x0000_s1026" style="position:absolute;margin-left:0;margin-top:-.05pt;width:449.75pt;height:576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gJmwIAAI4FAAAOAAAAZHJzL2Uyb0RvYy54bWysVMFu2zAMvQ/YPwi6r47TpumMOkWQosOA&#10;oi3aDj0rshQbkEVNUuJkXz9Ksp2gK3YYloMimuQj+UTy+mbfKrIT1jWgS5qfTSgRmkPV6E1Jf7ze&#10;fbmixHmmK6ZAi5IehKM3i8+frjtTiCnUoCphCYJoV3SmpLX3psgyx2vRMncGRmhUSrAt8yjaTVZZ&#10;1iF6q7LpZHKZdWArY4EL5/DrbVLSRcSXUnD/KKUTnqiSYm4+njae63Bmi2tWbCwzdcP7NNg/ZNGy&#10;RmPQEeqWeUa2tvkDqm24BQfSn3FoM5Cy4SLWgNXkk3fVvNTMiFgLkuPMSJP7f7D8YfdkSVOV9JIS&#10;zVp8omckjemNEuQy0NMZV6DVi3myveTwGmrdS9uGf6yC7COlh5FSsfeE48fZPM+vpjNKOOrm5/kV&#10;SgE1O7ob6/w3AS0Jl5JaDB+pZLt755PpYBKiabhrlMLvrFCadCU9z+ez6OBANVVQBl3sILFSluwY&#10;vr3f533YEytMQmnMJZSYioo3f1AiwT8LidxgGdMUIHTlEZNxLrTPk6pmlUihZhP8DcEGj1ix0ggY&#10;kCUmOWL3AINlAhmwU/29fXAVsalH58nfEkvOo0eMDNqPzm2jwX4EoLCqPnKyH0hK1ASW1lAdsHMs&#10;pJFyht81+H73zPknZnGGcNpwL/hHPKQCfCfob5TUYH999D3YY2ujlpIOZ7Kk7ueWWUGJ+q6x6b/m&#10;FxdhiKNwMZtPUbCnmvWpRm/bFeDT57iBDI/XYO/VcJUW2jdcH8sQFVVMc4xdUu7tIKx82hW4gLhY&#10;LqMZDq5h/l6/GB7AA6uhP1/3b8yavok99v8DDPPLine9nGyDp4bl1oNsYqMfee35xqGPjdMvqLBV&#10;TuVodVyji98AAAD//wMAUEsDBBQABgAIAAAAIQB5WPq13AAAAAcBAAAPAAAAZHJzL2Rvd25yZXYu&#10;eG1sTI9Ba4NAFITvhf6H5RV6KclqiMUY11AKXgtNQ3rduC9q674Vd4367/t6ao/DDDPf5IfZduKG&#10;g28dKYjXEQikypmWagWnj3KVgvBBk9GdI1SwoIdDcX+X68y4id7xdgy14BLymVbQhNBnUvqqQav9&#10;2vVI7F3dYHVgOdTSDHrictvJTRQ9S6tb4oVG9/jaYPV9HK2C7ad/OqdvcomCPX1Zu5TJOJVKPT7M&#10;L3sQAefwF4ZffEaHgpkubiTjRaeAjwQFqxgEm+lul4C4cCpONluQRS7/8xc/AAAA//8DAFBLAQIt&#10;ABQABgAIAAAAIQC2gziS/gAAAOEBAAATAAAAAAAAAAAAAAAAAAAAAABbQ29udGVudF9UeXBlc10u&#10;eG1sUEsBAi0AFAAGAAgAAAAhADj9If/WAAAAlAEAAAsAAAAAAAAAAAAAAAAALwEAAF9yZWxzLy5y&#10;ZWxzUEsBAi0AFAAGAAgAAAAhABVo2AmbAgAAjgUAAA4AAAAAAAAAAAAAAAAALgIAAGRycy9lMm9E&#10;b2MueG1sUEsBAi0AFAAGAAgAAAAhAHlY+rXcAAAABwEAAA8AAAAAAAAAAAAAAAAA9QQAAGRycy9k&#10;b3ducmV2LnhtbFBLBQYAAAAABAAEAPMAAAD+BQAAAAA=&#10;" filled="f" strokecolor="black [3213]" strokeweight=".25pt"/>
            </w:pict>
          </mc:Fallback>
        </mc:AlternateContent>
      </w:r>
    </w:p>
    <w:p w:rsidR="00D010CF" w:rsidRPr="007E1467" w:rsidRDefault="00D010CF" w:rsidP="00991A87">
      <w:pPr>
        <w:pStyle w:val="a2"/>
        <w:jc w:val="left"/>
        <w:rPr>
          <w:b w:val="0"/>
          <w:bCs w:val="0"/>
          <w:sz w:val="32"/>
          <w:szCs w:val="32"/>
          <w:cs/>
        </w:rPr>
      </w:pPr>
      <w:ins w:id="694" w:author="Pahommie" w:date="2014-11-24T10:51:00Z">
        <w:r w:rsidRPr="007E1467">
          <w:rPr>
            <w:b w:val="0"/>
            <w:bCs w:val="0"/>
            <w:sz w:val="32"/>
            <w:szCs w:val="32"/>
            <w:cs/>
          </w:rPr>
          <w:tab/>
        </w:r>
      </w:ins>
      <w:r w:rsidRPr="007E1467">
        <w:rPr>
          <w:b w:val="0"/>
          <w:bCs w:val="0"/>
          <w:sz w:val="32"/>
          <w:szCs w:val="32"/>
          <w:cs/>
        </w:rPr>
        <w:br w:type="page"/>
      </w:r>
    </w:p>
    <w:p w:rsidR="00D826E5" w:rsidRPr="007E1467" w:rsidRDefault="00D826E5" w:rsidP="00991A87">
      <w:pPr>
        <w:spacing w:line="240" w:lineRule="auto"/>
        <w:rPr>
          <w:rFonts w:cs="Angsana New"/>
          <w:cs/>
        </w:rPr>
        <w:sectPr w:rsidR="00D826E5" w:rsidRPr="007E1467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826E5" w:rsidRPr="007E1467" w:rsidRDefault="00D826E5" w:rsidP="00991A87">
      <w:pPr>
        <w:spacing w:line="240" w:lineRule="auto"/>
      </w:pPr>
    </w:p>
    <w:p w:rsidR="00D2499D" w:rsidRPr="00CE4062" w:rsidRDefault="0099161B" w:rsidP="00991A87">
      <w:pPr>
        <w:pStyle w:val="Heading1"/>
        <w:numPr>
          <w:ilvl w:val="0"/>
          <w:numId w:val="0"/>
        </w:numPr>
        <w:spacing w:line="240" w:lineRule="auto"/>
        <w:rPr>
          <w:rFonts w:cs="Angsana New"/>
          <w:cs/>
        </w:rPr>
        <w:sectPr w:rsidR="00D2499D" w:rsidRPr="00CE4062" w:rsidSect="00232BD9">
          <w:pgSz w:w="11906" w:h="16838" w:code="9"/>
          <w:pgMar w:top="2160" w:right="1152" w:bottom="1008" w:left="1872" w:header="1008" w:footer="720" w:gutter="0"/>
          <w:cols w:space="708"/>
          <w:titlePg/>
          <w:docGrid w:linePitch="435"/>
        </w:sectPr>
      </w:pPr>
      <w:bookmarkStart w:id="695" w:name="_Toc487543142"/>
      <w:r w:rsidRPr="00CE4062">
        <w:rPr>
          <w:cs/>
        </w:rPr>
        <w:t>ภาคผนวก ค</w:t>
      </w:r>
      <w:r w:rsidRPr="00CE4062">
        <w:rPr>
          <w:cs/>
        </w:rPr>
        <w:br/>
      </w:r>
      <w:r w:rsidR="00C17650" w:rsidRPr="00CE4062">
        <w:rPr>
          <w:cs/>
        </w:rPr>
        <w:t>เอกสารอื่น ๆ</w:t>
      </w:r>
      <w:bookmarkEnd w:id="695"/>
    </w:p>
    <w:p w:rsidR="00D2499D" w:rsidRPr="007E1467" w:rsidRDefault="00D2499D" w:rsidP="00991A87">
      <w:pPr>
        <w:pStyle w:val="Heading2"/>
        <w:numPr>
          <w:ilvl w:val="0"/>
          <w:numId w:val="0"/>
        </w:numPr>
        <w:ind w:left="720"/>
        <w:jc w:val="center"/>
        <w:rPr>
          <w:cs/>
        </w:rPr>
      </w:pPr>
      <w:r w:rsidRPr="007E1467">
        <w:rPr>
          <w:cs/>
        </w:rPr>
        <w:lastRenderedPageBreak/>
        <w:t>พจนานุกรมข้อมูล</w:t>
      </w:r>
    </w:p>
    <w:p w:rsidR="00C17650" w:rsidRPr="007E1467" w:rsidRDefault="00C17650" w:rsidP="00991A87">
      <w:pPr>
        <w:spacing w:line="240" w:lineRule="auto"/>
        <w:rPr>
          <w:rFonts w:cs="Angsana New"/>
          <w:cs/>
        </w:rPr>
        <w:sectPr w:rsidR="00C17650" w:rsidRPr="007E1467" w:rsidSect="00232BD9">
          <w:pgSz w:w="11906" w:h="16838" w:code="9"/>
          <w:pgMar w:top="2160" w:right="1152" w:bottom="1008" w:left="1872" w:header="1008" w:footer="720" w:gutter="0"/>
          <w:cols w:space="708"/>
          <w:docGrid w:linePitch="435"/>
        </w:sectPr>
      </w:pPr>
    </w:p>
    <w:p w:rsidR="00B74CD7" w:rsidRPr="007E1467" w:rsidRDefault="00B74CD7" w:rsidP="00991A87">
      <w:pPr>
        <w:pStyle w:val="Heading1"/>
        <w:numPr>
          <w:ilvl w:val="0"/>
          <w:numId w:val="0"/>
        </w:numPr>
        <w:spacing w:line="240" w:lineRule="auto"/>
      </w:pPr>
      <w:bookmarkStart w:id="696" w:name="_Toc487543143"/>
      <w:r w:rsidRPr="007E1467">
        <w:rPr>
          <w:cs/>
        </w:rPr>
        <w:lastRenderedPageBreak/>
        <w:t>ประวัติ</w:t>
      </w:r>
      <w:r w:rsidR="00E2040B" w:rsidRPr="007E1467">
        <w:rPr>
          <w:cs/>
        </w:rPr>
        <w:t>ย่อของผู้ปฏิบัติงาน</w:t>
      </w:r>
      <w:bookmarkEnd w:id="696"/>
    </w:p>
    <w:p w:rsidR="00B74CD7" w:rsidRPr="007E1467" w:rsidRDefault="00B74CD7" w:rsidP="00991A87">
      <w:pPr>
        <w:tabs>
          <w:tab w:val="left" w:pos="1134"/>
        </w:tabs>
        <w:spacing w:before="0" w:after="0" w:line="240" w:lineRule="auto"/>
        <w:jc w:val="distribute"/>
      </w:pPr>
    </w:p>
    <w:p w:rsidR="001D6F01" w:rsidRPr="007E1467" w:rsidRDefault="001D6F01" w:rsidP="00991A87">
      <w:pPr>
        <w:spacing w:line="240" w:lineRule="auto"/>
        <w:rPr>
          <w:cs/>
        </w:rPr>
      </w:pPr>
      <w:r w:rsidRPr="009E4CAA">
        <w:rPr>
          <w:b/>
          <w:bCs/>
          <w:cs/>
        </w:rPr>
        <w:t>ชื่อ-สกุล</w:t>
      </w:r>
      <w:r w:rsidRPr="009E4CAA">
        <w:rPr>
          <w:b/>
          <w:bCs/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  <w:t>นางสาว/นายกอไก่ ขอไข่</w:t>
      </w:r>
    </w:p>
    <w:p w:rsidR="001D6F01" w:rsidRPr="007E1467" w:rsidRDefault="001D6F01" w:rsidP="00991A87">
      <w:pPr>
        <w:spacing w:line="240" w:lineRule="auto"/>
      </w:pPr>
      <w:r w:rsidRPr="009E4CAA">
        <w:rPr>
          <w:b/>
          <w:bCs/>
          <w:cs/>
        </w:rPr>
        <w:t>วัน เดือน ปี เกิด</w:t>
      </w:r>
      <w:r w:rsidRPr="009E4CAA">
        <w:rPr>
          <w:b/>
          <w:bCs/>
          <w:cs/>
        </w:rPr>
        <w:tab/>
      </w:r>
      <w:r w:rsidRPr="007E1467">
        <w:rPr>
          <w:cs/>
        </w:rPr>
        <w:tab/>
        <w:t>วันที่ เดือน พ.ศ. 25</w:t>
      </w:r>
      <w:r w:rsidRPr="007E1467">
        <w:t>XX</w:t>
      </w:r>
    </w:p>
    <w:p w:rsidR="001D6F01" w:rsidRPr="007E1467" w:rsidRDefault="001D6F01" w:rsidP="00991A87">
      <w:pPr>
        <w:spacing w:line="240" w:lineRule="auto"/>
      </w:pPr>
      <w:r w:rsidRPr="009E4CAA">
        <w:rPr>
          <w:b/>
          <w:bCs/>
          <w:cs/>
        </w:rPr>
        <w:t>สถานที่เกิด</w:t>
      </w:r>
      <w:r w:rsidRPr="007E1467">
        <w:rPr>
          <w:cs/>
        </w:rPr>
        <w:tab/>
      </w:r>
      <w:r w:rsidRPr="007E1467">
        <w:rPr>
          <w:cs/>
        </w:rPr>
        <w:tab/>
        <w:t>จังหวัด</w:t>
      </w:r>
      <w:proofErr w:type="spellStart"/>
      <w:r w:rsidRPr="007E1467">
        <w:t>xxxxxxxx</w:t>
      </w:r>
      <w:proofErr w:type="spellEnd"/>
    </w:p>
    <w:p w:rsidR="001D6F01" w:rsidRPr="007E1467" w:rsidRDefault="001D6F01" w:rsidP="00991A87">
      <w:pPr>
        <w:spacing w:line="240" w:lineRule="auto"/>
      </w:pPr>
      <w:r w:rsidRPr="009E4CAA">
        <w:rPr>
          <w:b/>
          <w:bCs/>
          <w:cs/>
        </w:rPr>
        <w:t>ที่อยู่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rPr>
          <w:cs/>
        </w:rPr>
        <w:tab/>
      </w:r>
      <w:proofErr w:type="spellStart"/>
      <w:r w:rsidRPr="007E1467">
        <w:t>xxxxxxxxxxxxxxxxxxxxxxxxxxxxxxxxxxxxx</w:t>
      </w:r>
      <w:proofErr w:type="spellEnd"/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  <w:ind w:left="1440" w:firstLine="720"/>
      </w:pPr>
      <w:proofErr w:type="spellStart"/>
      <w:r w:rsidRPr="007E1467">
        <w:t>xxxxxxxxxxxxxxxxxxxxxxxxxxxxxxxxxxxxx</w:t>
      </w:r>
      <w:proofErr w:type="spellEnd"/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</w:pPr>
      <w:r w:rsidRPr="009E4CAA">
        <w:rPr>
          <w:b/>
          <w:bCs/>
          <w:cs/>
        </w:rPr>
        <w:t>โทรศัพท์</w:t>
      </w:r>
      <w:r w:rsidRPr="007E1467">
        <w:rPr>
          <w:cs/>
        </w:rPr>
        <w:tab/>
      </w:r>
      <w:r w:rsidRPr="007E1467">
        <w:rPr>
          <w:cs/>
        </w:rPr>
        <w:tab/>
      </w:r>
      <w:r w:rsidRPr="007E1467">
        <w:t xml:space="preserve">xxx </w:t>
      </w:r>
      <w:r w:rsidR="00095842" w:rsidRPr="007E1467">
        <w:rPr>
          <w:cs/>
        </w:rPr>
        <w:t>–</w:t>
      </w:r>
      <w:r w:rsidRPr="007E1467">
        <w:t xml:space="preserve"> xxx</w:t>
      </w:r>
      <w:r w:rsidR="00095842" w:rsidRPr="007E1467">
        <w:rPr>
          <w:cs/>
        </w:rPr>
        <w:t xml:space="preserve"> - </w:t>
      </w:r>
      <w:proofErr w:type="spellStart"/>
      <w:r w:rsidRPr="007E1467">
        <w:t>xxxx</w:t>
      </w:r>
      <w:proofErr w:type="spellEnd"/>
      <w:r w:rsidRPr="007E1467">
        <w:rPr>
          <w:cs/>
        </w:rPr>
        <w:tab/>
      </w:r>
    </w:p>
    <w:p w:rsidR="001D6F01" w:rsidRPr="009E4CAA" w:rsidRDefault="001D6F01" w:rsidP="00991A87">
      <w:pPr>
        <w:spacing w:line="240" w:lineRule="auto"/>
        <w:rPr>
          <w:b/>
          <w:bCs/>
        </w:rPr>
      </w:pPr>
      <w:r w:rsidRPr="009E4CAA">
        <w:rPr>
          <w:b/>
          <w:bCs/>
          <w:cs/>
        </w:rPr>
        <w:t>ประวัติการศึกษา</w:t>
      </w:r>
    </w:p>
    <w:p w:rsidR="001D6F01" w:rsidRPr="007E1467" w:rsidRDefault="001D6F01" w:rsidP="00991A87">
      <w:pPr>
        <w:spacing w:line="240" w:lineRule="auto"/>
        <w:ind w:left="2160" w:hanging="1440"/>
      </w:pPr>
      <w:r w:rsidRPr="007E1467">
        <w:rPr>
          <w:cs/>
        </w:rPr>
        <w:t xml:space="preserve">พ.ศ. 2559 </w:t>
      </w:r>
      <w:r w:rsidRPr="007E1467">
        <w:rPr>
          <w:cs/>
        </w:rPr>
        <w:tab/>
      </w:r>
      <w:proofErr w:type="spellStart"/>
      <w:r w:rsidRPr="007E1467">
        <w:t>xxxxxxx</w:t>
      </w:r>
      <w:proofErr w:type="spellEnd"/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  <w:ind w:left="2160" w:hanging="1440"/>
      </w:pPr>
      <w:r w:rsidRPr="007E1467">
        <w:rPr>
          <w:cs/>
        </w:rPr>
        <w:t xml:space="preserve">พ.ศ. 2554       </w:t>
      </w:r>
      <w:r w:rsidRPr="007E1467">
        <w:tab/>
      </w:r>
      <w:proofErr w:type="spellStart"/>
      <w:r w:rsidRPr="007E1467">
        <w:t>xxxxxxx</w:t>
      </w:r>
      <w:proofErr w:type="spellEnd"/>
    </w:p>
    <w:p w:rsidR="001D6F01" w:rsidRPr="009E4CAA" w:rsidRDefault="001D6F01" w:rsidP="00991A87">
      <w:pPr>
        <w:spacing w:line="240" w:lineRule="auto"/>
        <w:rPr>
          <w:b/>
          <w:bCs/>
        </w:rPr>
      </w:pPr>
      <w:r w:rsidRPr="009E4CAA">
        <w:rPr>
          <w:b/>
          <w:bCs/>
          <w:cs/>
        </w:rPr>
        <w:t>รางวัลหรือทุนการศึกษา</w:t>
      </w:r>
    </w:p>
    <w:p w:rsidR="001D6F01" w:rsidRPr="007E1467" w:rsidRDefault="001D6F01" w:rsidP="00991A87">
      <w:pPr>
        <w:spacing w:line="240" w:lineRule="auto"/>
        <w:ind w:left="720"/>
      </w:pPr>
      <w:r w:rsidRPr="007E1467">
        <w:rPr>
          <w:cs/>
        </w:rPr>
        <w:t xml:space="preserve">พ.ศ. 2559 </w:t>
      </w:r>
      <w:r w:rsidRPr="007E1467">
        <w:rPr>
          <w:cs/>
        </w:rPr>
        <w:tab/>
      </w:r>
      <w:proofErr w:type="spellStart"/>
      <w:r w:rsidRPr="007E1467">
        <w:t>xxxxxxx</w:t>
      </w:r>
      <w:proofErr w:type="spellEnd"/>
      <w:r w:rsidRPr="007E1467">
        <w:rPr>
          <w:cs/>
        </w:rPr>
        <w:t xml:space="preserve"> </w:t>
      </w:r>
    </w:p>
    <w:p w:rsidR="001D6F01" w:rsidRPr="007E1467" w:rsidRDefault="001D6F01" w:rsidP="00991A87">
      <w:pPr>
        <w:spacing w:line="240" w:lineRule="auto"/>
        <w:ind w:left="720"/>
      </w:pPr>
      <w:r w:rsidRPr="007E1467">
        <w:rPr>
          <w:cs/>
        </w:rPr>
        <w:t xml:space="preserve">พ.ศ. 2558 </w:t>
      </w:r>
      <w:r w:rsidRPr="007E1467">
        <w:rPr>
          <w:cs/>
        </w:rPr>
        <w:tab/>
      </w:r>
      <w:proofErr w:type="spellStart"/>
      <w:r w:rsidRPr="007E1467">
        <w:t>xxxxxxx</w:t>
      </w:r>
      <w:proofErr w:type="spellEnd"/>
    </w:p>
    <w:p w:rsidR="001C2674" w:rsidRPr="007E1467" w:rsidDel="00654662" w:rsidRDefault="001C2674" w:rsidP="00991A87">
      <w:pPr>
        <w:spacing w:after="0" w:line="240" w:lineRule="auto"/>
        <w:rPr>
          <w:del w:id="697" w:author="Pahommie" w:date="2014-11-20T15:55:00Z"/>
        </w:rPr>
      </w:pPr>
      <w:del w:id="698" w:author="Pahommie" w:date="2014-11-20T15:55:00Z">
        <w:r w:rsidRPr="007E1467" w:rsidDel="00654662">
          <w:rPr>
            <w:cs/>
          </w:rPr>
          <w:br w:type="page"/>
        </w:r>
      </w:del>
    </w:p>
    <w:p w:rsidR="001C2674" w:rsidRPr="007E1467" w:rsidRDefault="001C2674" w:rsidP="00991A87">
      <w:pPr>
        <w:spacing w:after="0" w:line="240" w:lineRule="auto"/>
      </w:pPr>
    </w:p>
    <w:sectPr w:rsidR="001C2674" w:rsidRPr="007E1467" w:rsidSect="00232BD9">
      <w:pgSz w:w="11906" w:h="16838" w:code="9"/>
      <w:pgMar w:top="2160" w:right="1152" w:bottom="1008" w:left="1872" w:header="1008" w:footer="720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0DEB" w:rsidRDefault="00CC0DEB" w:rsidP="00A2107A">
      <w:r>
        <w:separator/>
      </w:r>
    </w:p>
  </w:endnote>
  <w:endnote w:type="continuationSeparator" w:id="0">
    <w:p w:rsidR="00CC0DEB" w:rsidRDefault="00CC0DEB" w:rsidP="00A2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Cordia New"/>
    <w:charset w:val="DE"/>
    <w:family w:val="swiss"/>
    <w:pitch w:val="variable"/>
    <w:sig w:usb0="2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0DEB" w:rsidRDefault="00CC0DEB" w:rsidP="00A2107A">
      <w:r>
        <w:separator/>
      </w:r>
    </w:p>
  </w:footnote>
  <w:footnote w:type="continuationSeparator" w:id="0">
    <w:p w:rsidR="00CC0DEB" w:rsidRDefault="00CC0DEB" w:rsidP="00A2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3480225"/>
      <w:docPartObj>
        <w:docPartGallery w:val="Page Numbers (Top of Page)"/>
        <w:docPartUnique/>
      </w:docPartObj>
    </w:sdtPr>
    <w:sdtEndPr>
      <w:rPr>
        <w:rFonts w:cs="TH SarabunPSK"/>
        <w:noProof/>
        <w:szCs w:val="32"/>
      </w:rPr>
    </w:sdtEndPr>
    <w:sdtContent>
      <w:p w:rsidR="00715DFE" w:rsidRPr="001333FF" w:rsidRDefault="00715DFE" w:rsidP="00FF6277">
        <w:pPr>
          <w:pStyle w:val="Header"/>
          <w:spacing w:before="0"/>
          <w:jc w:val="right"/>
          <w:rPr>
            <w:rFonts w:cs="TH SarabunPSK"/>
            <w:szCs w:val="32"/>
          </w:rPr>
        </w:pPr>
        <w:r w:rsidRPr="001333FF">
          <w:rPr>
            <w:rFonts w:cs="TH SarabunPSK"/>
            <w:szCs w:val="32"/>
          </w:rPr>
          <w:fldChar w:fldCharType="begin"/>
        </w:r>
        <w:r w:rsidRPr="001333FF">
          <w:rPr>
            <w:rFonts w:cs="TH SarabunPSK"/>
            <w:szCs w:val="32"/>
          </w:rPr>
          <w:instrText xml:space="preserve"> PAGE   \</w:instrText>
        </w:r>
        <w:r w:rsidRPr="001333FF">
          <w:rPr>
            <w:rFonts w:cs="TH SarabunPSK"/>
            <w:szCs w:val="32"/>
            <w:cs/>
          </w:rPr>
          <w:instrText xml:space="preserve">* </w:instrText>
        </w:r>
        <w:r w:rsidRPr="001333FF">
          <w:rPr>
            <w:rFonts w:cs="TH SarabunPSK"/>
            <w:szCs w:val="32"/>
          </w:rPr>
          <w:instrText xml:space="preserve">MERGEFORMAT </w:instrText>
        </w:r>
        <w:r w:rsidRPr="001333FF">
          <w:rPr>
            <w:rFonts w:cs="TH SarabunPSK"/>
            <w:szCs w:val="32"/>
          </w:rPr>
          <w:fldChar w:fldCharType="separate"/>
        </w:r>
        <w:r>
          <w:rPr>
            <w:rFonts w:cs="TH SarabunPSK"/>
            <w:noProof/>
            <w:szCs w:val="32"/>
            <w:cs/>
          </w:rPr>
          <w:t>ฉ</w:t>
        </w:r>
        <w:r w:rsidRPr="001333FF">
          <w:rPr>
            <w:rFonts w:cs="TH SarabunPSK"/>
            <w:szCs w:val="32"/>
          </w:rPr>
          <w:fldChar w:fldCharType="end"/>
        </w:r>
      </w:p>
    </w:sdtContent>
  </w:sdt>
  <w:p w:rsidR="00715DFE" w:rsidRDefault="00715D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DFE" w:rsidRDefault="00715DFE">
    <w:pPr>
      <w:pStyle w:val="Header"/>
      <w:jc w:val="right"/>
    </w:pPr>
  </w:p>
  <w:p w:rsidR="00715DFE" w:rsidRDefault="00715D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6971106"/>
      <w:docPartObj>
        <w:docPartGallery w:val="Page Numbers (Top of Page)"/>
        <w:docPartUnique/>
      </w:docPartObj>
    </w:sdtPr>
    <w:sdtEndPr>
      <w:rPr>
        <w:noProof/>
      </w:rPr>
    </w:sdtEndPr>
    <w:sdtContent>
      <w:p w:rsidR="00715DFE" w:rsidRDefault="00715DFE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TH SarabunPSK"/>
            <w:szCs w:val="3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715DFE" w:rsidRDefault="00715DF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DFE" w:rsidRDefault="00715D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68C"/>
    <w:multiLevelType w:val="hybridMultilevel"/>
    <w:tmpl w:val="CE6ECFE2"/>
    <w:lvl w:ilvl="0" w:tplc="04090011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008B7682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834D6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86A42"/>
    <w:multiLevelType w:val="hybridMultilevel"/>
    <w:tmpl w:val="598838A0"/>
    <w:lvl w:ilvl="0" w:tplc="828844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E1EE0"/>
    <w:multiLevelType w:val="hybridMultilevel"/>
    <w:tmpl w:val="7AB4B4D8"/>
    <w:lvl w:ilvl="0" w:tplc="5F8A98B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173CF"/>
    <w:multiLevelType w:val="hybridMultilevel"/>
    <w:tmpl w:val="4D88CEF0"/>
    <w:lvl w:ilvl="0" w:tplc="983A92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660B71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24401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03E10A63"/>
    <w:multiLevelType w:val="hybridMultilevel"/>
    <w:tmpl w:val="DBB2D7F4"/>
    <w:lvl w:ilvl="0" w:tplc="39EC621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47A78CF"/>
    <w:multiLevelType w:val="multilevel"/>
    <w:tmpl w:val="A4FA9486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  <w:bCs/>
        <w:color w:val="auto"/>
        <w:sz w:val="36"/>
        <w:szCs w:val="36"/>
        <w:lang w:bidi="th-TH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4850A33"/>
    <w:multiLevelType w:val="hybridMultilevel"/>
    <w:tmpl w:val="B8BC94D8"/>
    <w:lvl w:ilvl="0" w:tplc="5F64E3AE">
      <w:start w:val="1"/>
      <w:numFmt w:val="decimal"/>
      <w:suff w:val="space"/>
      <w:lvlText w:val="4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A207B72">
      <w:start w:val="1"/>
      <w:numFmt w:val="decimal"/>
      <w:suff w:val="space"/>
      <w:lvlText w:val="4.%3)"/>
      <w:lvlJc w:val="left"/>
      <w:pPr>
        <w:ind w:left="540" w:hanging="180"/>
      </w:pPr>
      <w:rPr>
        <w:rFonts w:hint="default"/>
      </w:rPr>
    </w:lvl>
    <w:lvl w:ilvl="3" w:tplc="04090011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BD6C17"/>
    <w:multiLevelType w:val="hybridMultilevel"/>
    <w:tmpl w:val="5396F0B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60653B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95547B"/>
    <w:multiLevelType w:val="hybridMultilevel"/>
    <w:tmpl w:val="7FAA019E"/>
    <w:lvl w:ilvl="0" w:tplc="70EEC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6854ECC"/>
    <w:multiLevelType w:val="multilevel"/>
    <w:tmpl w:val="7A3CBDCE"/>
    <w:lvl w:ilvl="0">
      <w:start w:val="7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0734173C"/>
    <w:multiLevelType w:val="hybridMultilevel"/>
    <w:tmpl w:val="54CA24F2"/>
    <w:lvl w:ilvl="0" w:tplc="13202D4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7476CC0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75C147B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078530D2"/>
    <w:multiLevelType w:val="hybridMultilevel"/>
    <w:tmpl w:val="96DE5BEE"/>
    <w:lvl w:ilvl="0" w:tplc="9248819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7CF47DE"/>
    <w:multiLevelType w:val="hybridMultilevel"/>
    <w:tmpl w:val="53D4849C"/>
    <w:lvl w:ilvl="0" w:tplc="BE9E58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0C36E5"/>
    <w:multiLevelType w:val="hybridMultilevel"/>
    <w:tmpl w:val="CD18C60E"/>
    <w:lvl w:ilvl="0" w:tplc="EE42D8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82010D"/>
    <w:multiLevelType w:val="multilevel"/>
    <w:tmpl w:val="EFEA8088"/>
    <w:lvl w:ilvl="0">
      <w:start w:val="5"/>
      <w:numFmt w:val="decimal"/>
      <w:lvlText w:val="%1."/>
      <w:lvlJc w:val="left"/>
      <w:pPr>
        <w:ind w:left="588" w:hanging="58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8280" w:hanging="1800"/>
      </w:pPr>
      <w:rPr>
        <w:rFonts w:hint="default"/>
      </w:rPr>
    </w:lvl>
  </w:abstractNum>
  <w:abstractNum w:abstractNumId="22" w15:restartNumberingAfterBreak="0">
    <w:nsid w:val="09955CF5"/>
    <w:multiLevelType w:val="hybridMultilevel"/>
    <w:tmpl w:val="CBB2F00C"/>
    <w:lvl w:ilvl="0" w:tplc="A3B4E0A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9D0718"/>
    <w:multiLevelType w:val="hybridMultilevel"/>
    <w:tmpl w:val="9F285B6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9F113FA"/>
    <w:multiLevelType w:val="hybridMultilevel"/>
    <w:tmpl w:val="9BE87E1A"/>
    <w:lvl w:ilvl="0" w:tplc="2250977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A3C5949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0A5D4633"/>
    <w:multiLevelType w:val="hybridMultilevel"/>
    <w:tmpl w:val="A434D688"/>
    <w:lvl w:ilvl="0" w:tplc="974268D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A871BEB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C15018"/>
    <w:multiLevelType w:val="multilevel"/>
    <w:tmpl w:val="D536F9C2"/>
    <w:lvl w:ilvl="0">
      <w:start w:val="10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0AC43168"/>
    <w:multiLevelType w:val="hybridMultilevel"/>
    <w:tmpl w:val="A4DC0CCE"/>
    <w:lvl w:ilvl="0" w:tplc="3E58029E">
      <w:start w:val="3"/>
      <w:numFmt w:val="bullet"/>
      <w:lvlText w:val="-"/>
      <w:lvlJc w:val="left"/>
      <w:pPr>
        <w:ind w:left="936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0AF47068"/>
    <w:multiLevelType w:val="hybridMultilevel"/>
    <w:tmpl w:val="0B7CF2F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0B00400E"/>
    <w:multiLevelType w:val="multilevel"/>
    <w:tmpl w:val="2264A268"/>
    <w:lvl w:ilvl="0">
      <w:start w:val="9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0B061F7E"/>
    <w:multiLevelType w:val="hybridMultilevel"/>
    <w:tmpl w:val="B0AAEC14"/>
    <w:lvl w:ilvl="0" w:tplc="7DE4FB20">
      <w:start w:val="1"/>
      <w:numFmt w:val="decimal"/>
      <w:suff w:val="space"/>
      <w:lvlText w:val="%1."/>
      <w:lvlJc w:val="left"/>
      <w:pPr>
        <w:ind w:left="6840" w:hanging="360"/>
      </w:pPr>
      <w:rPr>
        <w:rFonts w:ascii="TH SarabunPSK" w:eastAsia="TH SarabunPSK" w:hAnsi="TH SarabunPSK" w:cs="TH SarabunPSK"/>
      </w:rPr>
    </w:lvl>
    <w:lvl w:ilvl="1" w:tplc="55E49456">
      <w:start w:val="1"/>
      <w:numFmt w:val="decimal"/>
      <w:lvlText w:val="5.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E20A60"/>
    <w:multiLevelType w:val="hybridMultilevel"/>
    <w:tmpl w:val="496ACDE6"/>
    <w:lvl w:ilvl="0" w:tplc="0A9A3296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CE25B9D"/>
    <w:multiLevelType w:val="hybridMultilevel"/>
    <w:tmpl w:val="DC6466B6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5" w15:restartNumberingAfterBreak="0">
    <w:nsid w:val="0DF224E0"/>
    <w:multiLevelType w:val="hybridMultilevel"/>
    <w:tmpl w:val="7AFCBB42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E7C6F83"/>
    <w:multiLevelType w:val="hybridMultilevel"/>
    <w:tmpl w:val="8C5E5E10"/>
    <w:lvl w:ilvl="0" w:tplc="A1D6034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EB15181"/>
    <w:multiLevelType w:val="hybridMultilevel"/>
    <w:tmpl w:val="73B8D242"/>
    <w:lvl w:ilvl="0" w:tplc="EB5E23C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237369"/>
    <w:multiLevelType w:val="multilevel"/>
    <w:tmpl w:val="93745BAA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120" w:hanging="1800"/>
      </w:pPr>
      <w:rPr>
        <w:rFonts w:hint="default"/>
      </w:rPr>
    </w:lvl>
  </w:abstractNum>
  <w:abstractNum w:abstractNumId="39" w15:restartNumberingAfterBreak="0">
    <w:nsid w:val="0F277BDF"/>
    <w:multiLevelType w:val="hybridMultilevel"/>
    <w:tmpl w:val="963E433A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F96131B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0FFF66DD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0233BA2"/>
    <w:multiLevelType w:val="hybridMultilevel"/>
    <w:tmpl w:val="F3DE4E98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03D2D9C"/>
    <w:multiLevelType w:val="hybridMultilevel"/>
    <w:tmpl w:val="5B729B0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0A257D2"/>
    <w:multiLevelType w:val="multilevel"/>
    <w:tmpl w:val="F9FA8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10DB628C"/>
    <w:multiLevelType w:val="hybridMultilevel"/>
    <w:tmpl w:val="644AC3F4"/>
    <w:lvl w:ilvl="0" w:tplc="9E221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10DB630A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117C7120"/>
    <w:multiLevelType w:val="hybridMultilevel"/>
    <w:tmpl w:val="6E0C4400"/>
    <w:lvl w:ilvl="0" w:tplc="44CA84D6">
      <w:start w:val="4"/>
      <w:numFmt w:val="bullet"/>
      <w:suff w:val="space"/>
      <w:lvlText w:val="-"/>
      <w:lvlJc w:val="left"/>
      <w:pPr>
        <w:ind w:left="2520" w:hanging="360"/>
      </w:pPr>
      <w:rPr>
        <w:rFonts w:ascii="TH SarabunPSK" w:eastAsia="TH SarabunPSK" w:hAnsi="TH SarabunPSK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 w15:restartNumberingAfterBreak="0">
    <w:nsid w:val="11A522A9"/>
    <w:multiLevelType w:val="hybridMultilevel"/>
    <w:tmpl w:val="1DA0F624"/>
    <w:lvl w:ilvl="0" w:tplc="728CE1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1CC687F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 w15:restartNumberingAfterBreak="0">
    <w:nsid w:val="14C21D12"/>
    <w:multiLevelType w:val="hybridMultilevel"/>
    <w:tmpl w:val="24E4969E"/>
    <w:lvl w:ilvl="0" w:tplc="0AD4A35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158250FA"/>
    <w:multiLevelType w:val="hybridMultilevel"/>
    <w:tmpl w:val="5ADE64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15B04028"/>
    <w:multiLevelType w:val="hybridMultilevel"/>
    <w:tmpl w:val="05760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A290DE7C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44A60486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15B45F0C"/>
    <w:multiLevelType w:val="hybridMultilevel"/>
    <w:tmpl w:val="8BFE24CC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DB2ED0"/>
    <w:multiLevelType w:val="hybridMultilevel"/>
    <w:tmpl w:val="FC3AF434"/>
    <w:lvl w:ilvl="0" w:tplc="2528DAA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42EE1"/>
    <w:multiLevelType w:val="hybridMultilevel"/>
    <w:tmpl w:val="2FD8F484"/>
    <w:lvl w:ilvl="0" w:tplc="16C263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C81912"/>
    <w:multiLevelType w:val="hybridMultilevel"/>
    <w:tmpl w:val="5678BFC8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D77B51"/>
    <w:multiLevelType w:val="hybridMultilevel"/>
    <w:tmpl w:val="30D02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7084690"/>
    <w:multiLevelType w:val="hybridMultilevel"/>
    <w:tmpl w:val="91C2505C"/>
    <w:lvl w:ilvl="0" w:tplc="3F96F0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0000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9" w15:restartNumberingAfterBreak="0">
    <w:nsid w:val="17776265"/>
    <w:multiLevelType w:val="hybridMultilevel"/>
    <w:tmpl w:val="29B8FC7A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60" w15:restartNumberingAfterBreak="0">
    <w:nsid w:val="188C69B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18F82737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191618EC"/>
    <w:multiLevelType w:val="hybridMultilevel"/>
    <w:tmpl w:val="D9701E4A"/>
    <w:lvl w:ilvl="0" w:tplc="44D4D518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b w:val="0"/>
        <w:bCs w:val="0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94F1D62"/>
    <w:multiLevelType w:val="hybridMultilevel"/>
    <w:tmpl w:val="1ADAA4AC"/>
    <w:lvl w:ilvl="0" w:tplc="4CBAD47C">
      <w:start w:val="1"/>
      <w:numFmt w:val="decimal"/>
      <w:lvlText w:val="[%1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4CBAD47C">
      <w:start w:val="1"/>
      <w:numFmt w:val="decimal"/>
      <w:lvlText w:val="[%2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19A90BD8"/>
    <w:multiLevelType w:val="hybridMultilevel"/>
    <w:tmpl w:val="D9BC9D06"/>
    <w:lvl w:ilvl="0" w:tplc="2BBE7FF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19B43D04"/>
    <w:multiLevelType w:val="hybridMultilevel"/>
    <w:tmpl w:val="39C80CEC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9E051AE"/>
    <w:multiLevelType w:val="hybridMultilevel"/>
    <w:tmpl w:val="76BA4416"/>
    <w:lvl w:ilvl="0" w:tplc="6C60F92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A5A360F"/>
    <w:multiLevelType w:val="hybridMultilevel"/>
    <w:tmpl w:val="54325A30"/>
    <w:lvl w:ilvl="0" w:tplc="40B26C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2A42CA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BF838B4"/>
    <w:multiLevelType w:val="hybridMultilevel"/>
    <w:tmpl w:val="37B6BD9C"/>
    <w:lvl w:ilvl="0" w:tplc="444EEA7C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1C231C27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435423"/>
    <w:multiLevelType w:val="hybridMultilevel"/>
    <w:tmpl w:val="94C25D08"/>
    <w:lvl w:ilvl="0" w:tplc="198EA422">
      <w:start w:val="1"/>
      <w:numFmt w:val="decimal"/>
      <w:suff w:val="space"/>
      <w:lvlText w:val="10.1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5100EE46">
      <w:start w:val="1"/>
      <w:numFmt w:val="decimal"/>
      <w:suff w:val="space"/>
      <w:lvlText w:val="10.1.%3)"/>
      <w:lvlJc w:val="left"/>
      <w:pPr>
        <w:ind w:left="54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5B5418"/>
    <w:multiLevelType w:val="multilevel"/>
    <w:tmpl w:val="15CEFA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FFFFFF" w:themeColor="background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FFFFFF" w:themeColor="background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FFFFFF" w:themeColor="background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FFFFFF" w:themeColor="background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FFFFFF" w:themeColor="background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FFFFFF" w:themeColor="background1"/>
      </w:rPr>
    </w:lvl>
  </w:abstractNum>
  <w:abstractNum w:abstractNumId="73" w15:restartNumberingAfterBreak="0">
    <w:nsid w:val="1D5E6685"/>
    <w:multiLevelType w:val="multilevel"/>
    <w:tmpl w:val="729E942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  <w:b/>
      </w:rPr>
    </w:lvl>
  </w:abstractNum>
  <w:abstractNum w:abstractNumId="74" w15:restartNumberingAfterBreak="0">
    <w:nsid w:val="1DCA73C4"/>
    <w:multiLevelType w:val="multilevel"/>
    <w:tmpl w:val="A2123B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5" w15:restartNumberingAfterBreak="0">
    <w:nsid w:val="1DF91A05"/>
    <w:multiLevelType w:val="hybridMultilevel"/>
    <w:tmpl w:val="B9AC8B04"/>
    <w:lvl w:ilvl="0" w:tplc="A52647D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3D3803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E403B52"/>
    <w:multiLevelType w:val="hybridMultilevel"/>
    <w:tmpl w:val="F730B74E"/>
    <w:lvl w:ilvl="0" w:tplc="1038AEB6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1E6F3689"/>
    <w:multiLevelType w:val="hybridMultilevel"/>
    <w:tmpl w:val="A744589A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F1813CC"/>
    <w:multiLevelType w:val="multilevel"/>
    <w:tmpl w:val="66A408E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0" w15:restartNumberingAfterBreak="0">
    <w:nsid w:val="1F506BA8"/>
    <w:multiLevelType w:val="hybridMultilevel"/>
    <w:tmpl w:val="CC98992A"/>
    <w:lvl w:ilvl="0" w:tplc="66FA16E6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1FAC3BB5"/>
    <w:multiLevelType w:val="multilevel"/>
    <w:tmpl w:val="9336E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202B383A"/>
    <w:multiLevelType w:val="hybridMultilevel"/>
    <w:tmpl w:val="5B96DD86"/>
    <w:lvl w:ilvl="0" w:tplc="CF8CD2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1C8276B"/>
    <w:multiLevelType w:val="hybridMultilevel"/>
    <w:tmpl w:val="21E48F6C"/>
    <w:lvl w:ilvl="0" w:tplc="A5FE936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54" w:hanging="360"/>
      </w:pPr>
    </w:lvl>
    <w:lvl w:ilvl="2" w:tplc="0409001B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84" w15:restartNumberingAfterBreak="0">
    <w:nsid w:val="224C6AC7"/>
    <w:multiLevelType w:val="hybridMultilevel"/>
    <w:tmpl w:val="AA02C1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22985F21"/>
    <w:multiLevelType w:val="hybridMultilevel"/>
    <w:tmpl w:val="9C0E717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6" w15:restartNumberingAfterBreak="0">
    <w:nsid w:val="237D3AE4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23873E11"/>
    <w:multiLevelType w:val="hybridMultilevel"/>
    <w:tmpl w:val="A82064C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8" w15:restartNumberingAfterBreak="0">
    <w:nsid w:val="23AE79F9"/>
    <w:multiLevelType w:val="hybridMultilevel"/>
    <w:tmpl w:val="09C4FD58"/>
    <w:lvl w:ilvl="0" w:tplc="7DA24C9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5265086"/>
    <w:multiLevelType w:val="multilevel"/>
    <w:tmpl w:val="24BCC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90" w15:restartNumberingAfterBreak="0">
    <w:nsid w:val="25375828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1" w15:restartNumberingAfterBreak="0">
    <w:nsid w:val="25491E3E"/>
    <w:multiLevelType w:val="hybridMultilevel"/>
    <w:tmpl w:val="D0144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5B25E35"/>
    <w:multiLevelType w:val="hybridMultilevel"/>
    <w:tmpl w:val="34E49CFC"/>
    <w:lvl w:ilvl="0" w:tplc="003E8AB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3" w15:restartNumberingAfterBreak="0">
    <w:nsid w:val="25D179B8"/>
    <w:multiLevelType w:val="multilevel"/>
    <w:tmpl w:val="FCCCD0C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67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4" w15:restartNumberingAfterBreak="0">
    <w:nsid w:val="25E33568"/>
    <w:multiLevelType w:val="hybridMultilevel"/>
    <w:tmpl w:val="785242D2"/>
    <w:lvl w:ilvl="0" w:tplc="6ECACC2E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26A65DB7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6" w15:restartNumberingAfterBreak="0">
    <w:nsid w:val="26D20426"/>
    <w:multiLevelType w:val="hybridMultilevel"/>
    <w:tmpl w:val="4C08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6EF4E93"/>
    <w:multiLevelType w:val="hybridMultilevel"/>
    <w:tmpl w:val="ACC0BC50"/>
    <w:lvl w:ilvl="0" w:tplc="883620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8" w15:restartNumberingAfterBreak="0">
    <w:nsid w:val="27470C54"/>
    <w:multiLevelType w:val="multilevel"/>
    <w:tmpl w:val="4922F3A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9" w15:restartNumberingAfterBreak="0">
    <w:nsid w:val="27E52D7E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28FE5B1C"/>
    <w:multiLevelType w:val="multilevel"/>
    <w:tmpl w:val="7FF8E0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  <w:lang w:val="en-US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01" w15:restartNumberingAfterBreak="0">
    <w:nsid w:val="29252CA1"/>
    <w:multiLevelType w:val="multilevel"/>
    <w:tmpl w:val="376ED50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2" w15:restartNumberingAfterBreak="0">
    <w:nsid w:val="2A1C2131"/>
    <w:multiLevelType w:val="hybridMultilevel"/>
    <w:tmpl w:val="F64671B8"/>
    <w:lvl w:ilvl="0" w:tplc="F726270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3" w15:restartNumberingAfterBreak="0">
    <w:nsid w:val="2AB23087"/>
    <w:multiLevelType w:val="hybridMultilevel"/>
    <w:tmpl w:val="D9CAC872"/>
    <w:lvl w:ilvl="0" w:tplc="45F059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C420ACE"/>
    <w:multiLevelType w:val="hybridMultilevel"/>
    <w:tmpl w:val="7AC685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5" w15:restartNumberingAfterBreak="0">
    <w:nsid w:val="2C667B5E"/>
    <w:multiLevelType w:val="multilevel"/>
    <w:tmpl w:val="8348C2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6" w15:restartNumberingAfterBreak="0">
    <w:nsid w:val="2D57197F"/>
    <w:multiLevelType w:val="hybridMultilevel"/>
    <w:tmpl w:val="2CF2C352"/>
    <w:lvl w:ilvl="0" w:tplc="A418BB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D7D53E3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DC47B52"/>
    <w:multiLevelType w:val="hybridMultilevel"/>
    <w:tmpl w:val="8460C8CE"/>
    <w:lvl w:ilvl="0" w:tplc="E2E287D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2" w:hanging="360"/>
      </w:pPr>
    </w:lvl>
    <w:lvl w:ilvl="2" w:tplc="0409001B" w:tentative="1">
      <w:start w:val="1"/>
      <w:numFmt w:val="lowerRoman"/>
      <w:lvlText w:val="%3."/>
      <w:lvlJc w:val="right"/>
      <w:pPr>
        <w:ind w:left="3662" w:hanging="180"/>
      </w:pPr>
    </w:lvl>
    <w:lvl w:ilvl="3" w:tplc="0409000F">
      <w:start w:val="1"/>
      <w:numFmt w:val="decimal"/>
      <w:lvlText w:val="%4."/>
      <w:lvlJc w:val="left"/>
      <w:pPr>
        <w:ind w:left="4382" w:hanging="360"/>
      </w:pPr>
    </w:lvl>
    <w:lvl w:ilvl="4" w:tplc="04090019" w:tentative="1">
      <w:start w:val="1"/>
      <w:numFmt w:val="lowerLetter"/>
      <w:lvlText w:val="%5."/>
      <w:lvlJc w:val="left"/>
      <w:pPr>
        <w:ind w:left="5102" w:hanging="360"/>
      </w:pPr>
    </w:lvl>
    <w:lvl w:ilvl="5" w:tplc="0409001B" w:tentative="1">
      <w:start w:val="1"/>
      <w:numFmt w:val="lowerRoman"/>
      <w:lvlText w:val="%6."/>
      <w:lvlJc w:val="right"/>
      <w:pPr>
        <w:ind w:left="5822" w:hanging="180"/>
      </w:pPr>
    </w:lvl>
    <w:lvl w:ilvl="6" w:tplc="0409000F" w:tentative="1">
      <w:start w:val="1"/>
      <w:numFmt w:val="decimal"/>
      <w:lvlText w:val="%7."/>
      <w:lvlJc w:val="left"/>
      <w:pPr>
        <w:ind w:left="6542" w:hanging="360"/>
      </w:pPr>
    </w:lvl>
    <w:lvl w:ilvl="7" w:tplc="04090019" w:tentative="1">
      <w:start w:val="1"/>
      <w:numFmt w:val="lowerLetter"/>
      <w:lvlText w:val="%8."/>
      <w:lvlJc w:val="left"/>
      <w:pPr>
        <w:ind w:left="7262" w:hanging="360"/>
      </w:pPr>
    </w:lvl>
    <w:lvl w:ilvl="8" w:tplc="0409001B" w:tentative="1">
      <w:start w:val="1"/>
      <w:numFmt w:val="lowerRoman"/>
      <w:lvlText w:val="%9."/>
      <w:lvlJc w:val="right"/>
      <w:pPr>
        <w:ind w:left="7982" w:hanging="180"/>
      </w:pPr>
    </w:lvl>
  </w:abstractNum>
  <w:abstractNum w:abstractNumId="109" w15:restartNumberingAfterBreak="0">
    <w:nsid w:val="2E2F7E80"/>
    <w:multiLevelType w:val="hybridMultilevel"/>
    <w:tmpl w:val="E40EA044"/>
    <w:lvl w:ilvl="0" w:tplc="B8287B5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2E6B7C4C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1" w15:restartNumberingAfterBreak="0">
    <w:nsid w:val="2E8E3F35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2" w15:restartNumberingAfterBreak="0">
    <w:nsid w:val="2E925E72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 w15:restartNumberingAfterBreak="0">
    <w:nsid w:val="2EEF5418"/>
    <w:multiLevelType w:val="hybridMultilevel"/>
    <w:tmpl w:val="0FEC15CE"/>
    <w:lvl w:ilvl="0" w:tplc="9A90FF1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2EF81978"/>
    <w:multiLevelType w:val="multilevel"/>
    <w:tmpl w:val="45729E2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5" w15:restartNumberingAfterBreak="0">
    <w:nsid w:val="2F4F2F77"/>
    <w:multiLevelType w:val="hybridMultilevel"/>
    <w:tmpl w:val="6714F2AA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F936922"/>
    <w:multiLevelType w:val="multilevel"/>
    <w:tmpl w:val="7BDE8F3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7" w15:restartNumberingAfterBreak="0">
    <w:nsid w:val="305B3D63"/>
    <w:multiLevelType w:val="hybridMultilevel"/>
    <w:tmpl w:val="76227F76"/>
    <w:lvl w:ilvl="0" w:tplc="95580078">
      <w:start w:val="1"/>
      <w:numFmt w:val="decimal"/>
      <w:suff w:val="space"/>
      <w:lvlText w:val="5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8" w15:restartNumberingAfterBreak="0">
    <w:nsid w:val="30A84D0D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9" w15:restartNumberingAfterBreak="0">
    <w:nsid w:val="30C94018"/>
    <w:multiLevelType w:val="hybridMultilevel"/>
    <w:tmpl w:val="BCDCDB1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 w15:restartNumberingAfterBreak="0">
    <w:nsid w:val="30D63D74"/>
    <w:multiLevelType w:val="hybridMultilevel"/>
    <w:tmpl w:val="9432DD6E"/>
    <w:lvl w:ilvl="0" w:tplc="53EE4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1" w15:restartNumberingAfterBreak="0">
    <w:nsid w:val="30E02B3D"/>
    <w:multiLevelType w:val="hybridMultilevel"/>
    <w:tmpl w:val="1FE87910"/>
    <w:lvl w:ilvl="0" w:tplc="FD3460CA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2" w15:restartNumberingAfterBreak="0">
    <w:nsid w:val="311538CC"/>
    <w:multiLevelType w:val="hybridMultilevel"/>
    <w:tmpl w:val="AC282106"/>
    <w:lvl w:ilvl="0" w:tplc="8A648116">
      <w:start w:val="1"/>
      <w:numFmt w:val="decimal"/>
      <w:suff w:val="space"/>
      <w:lvlText w:val="%1."/>
      <w:lvlJc w:val="left"/>
      <w:pPr>
        <w:ind w:left="68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31204E33"/>
    <w:multiLevelType w:val="hybridMultilevel"/>
    <w:tmpl w:val="8C76EE90"/>
    <w:lvl w:ilvl="0" w:tplc="53D45E8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4" w15:restartNumberingAfterBreak="0">
    <w:nsid w:val="314A26B1"/>
    <w:multiLevelType w:val="hybridMultilevel"/>
    <w:tmpl w:val="172AF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31816C87"/>
    <w:multiLevelType w:val="hybridMultilevel"/>
    <w:tmpl w:val="F53EFB18"/>
    <w:lvl w:ilvl="0" w:tplc="5502C0B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6" w15:restartNumberingAfterBreak="0">
    <w:nsid w:val="319E2ACF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7" w15:restartNumberingAfterBreak="0">
    <w:nsid w:val="32EE2320"/>
    <w:multiLevelType w:val="multilevel"/>
    <w:tmpl w:val="6588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8" w15:restartNumberingAfterBreak="0">
    <w:nsid w:val="33340B10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9" w15:restartNumberingAfterBreak="0">
    <w:nsid w:val="341B3E4F"/>
    <w:multiLevelType w:val="hybridMultilevel"/>
    <w:tmpl w:val="2BEA230E"/>
    <w:lvl w:ilvl="0" w:tplc="FDA2CDB0">
      <w:start w:val="1"/>
      <w:numFmt w:val="decimal"/>
      <w:suff w:val="space"/>
      <w:lvlText w:val="[%1]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4B001B5"/>
    <w:multiLevelType w:val="hybridMultilevel"/>
    <w:tmpl w:val="6520D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9F6691C6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A2D42644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1" w15:restartNumberingAfterBreak="0">
    <w:nsid w:val="34BD654D"/>
    <w:multiLevelType w:val="multilevel"/>
    <w:tmpl w:val="FFB09824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240" w:hanging="720"/>
      </w:pPr>
      <w:rPr>
        <w:rFonts w:ascii="Symbol" w:hAnsi="Symbol" w:hint="default"/>
        <w:sz w:val="40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32" w15:restartNumberingAfterBreak="0">
    <w:nsid w:val="34E037E9"/>
    <w:multiLevelType w:val="hybridMultilevel"/>
    <w:tmpl w:val="E194A152"/>
    <w:lvl w:ilvl="0" w:tplc="AD6233F6">
      <w:start w:val="1"/>
      <w:numFmt w:val="decimal"/>
      <w:suff w:val="space"/>
      <w:lvlText w:val="%1."/>
      <w:lvlJc w:val="left"/>
      <w:pPr>
        <w:ind w:left="2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8" w:hanging="360"/>
      </w:pPr>
    </w:lvl>
    <w:lvl w:ilvl="2" w:tplc="0409001B" w:tentative="1">
      <w:start w:val="1"/>
      <w:numFmt w:val="lowerRoman"/>
      <w:lvlText w:val="%3."/>
      <w:lvlJc w:val="right"/>
      <w:pPr>
        <w:ind w:left="3928" w:hanging="180"/>
      </w:pPr>
    </w:lvl>
    <w:lvl w:ilvl="3" w:tplc="0409000F" w:tentative="1">
      <w:start w:val="1"/>
      <w:numFmt w:val="decimal"/>
      <w:lvlText w:val="%4."/>
      <w:lvlJc w:val="left"/>
      <w:pPr>
        <w:ind w:left="4648" w:hanging="360"/>
      </w:pPr>
    </w:lvl>
    <w:lvl w:ilvl="4" w:tplc="04090019" w:tentative="1">
      <w:start w:val="1"/>
      <w:numFmt w:val="lowerLetter"/>
      <w:lvlText w:val="%5."/>
      <w:lvlJc w:val="left"/>
      <w:pPr>
        <w:ind w:left="5368" w:hanging="360"/>
      </w:pPr>
    </w:lvl>
    <w:lvl w:ilvl="5" w:tplc="0409001B" w:tentative="1">
      <w:start w:val="1"/>
      <w:numFmt w:val="lowerRoman"/>
      <w:lvlText w:val="%6."/>
      <w:lvlJc w:val="right"/>
      <w:pPr>
        <w:ind w:left="6088" w:hanging="180"/>
      </w:pPr>
    </w:lvl>
    <w:lvl w:ilvl="6" w:tplc="0409000F" w:tentative="1">
      <w:start w:val="1"/>
      <w:numFmt w:val="decimal"/>
      <w:lvlText w:val="%7."/>
      <w:lvlJc w:val="left"/>
      <w:pPr>
        <w:ind w:left="6808" w:hanging="360"/>
      </w:pPr>
    </w:lvl>
    <w:lvl w:ilvl="7" w:tplc="04090019" w:tentative="1">
      <w:start w:val="1"/>
      <w:numFmt w:val="lowerLetter"/>
      <w:lvlText w:val="%8."/>
      <w:lvlJc w:val="left"/>
      <w:pPr>
        <w:ind w:left="7528" w:hanging="360"/>
      </w:pPr>
    </w:lvl>
    <w:lvl w:ilvl="8" w:tplc="0409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133" w15:restartNumberingAfterBreak="0">
    <w:nsid w:val="35D84DB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6052992"/>
    <w:multiLevelType w:val="hybridMultilevel"/>
    <w:tmpl w:val="EDB02E4E"/>
    <w:lvl w:ilvl="0" w:tplc="BAB402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36B909C8"/>
    <w:multiLevelType w:val="hybridMultilevel"/>
    <w:tmpl w:val="0D6E84B8"/>
    <w:lvl w:ilvl="0" w:tplc="B822A17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6" w15:restartNumberingAfterBreak="0">
    <w:nsid w:val="36BB66B7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37" w15:restartNumberingAfterBreak="0">
    <w:nsid w:val="36BB6F14"/>
    <w:multiLevelType w:val="multilevel"/>
    <w:tmpl w:val="3014F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9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324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486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612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77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936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062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2240" w:hanging="2160"/>
      </w:pPr>
      <w:rPr>
        <w:rFonts w:hint="default"/>
        <w:b w:val="0"/>
      </w:rPr>
    </w:lvl>
  </w:abstractNum>
  <w:abstractNum w:abstractNumId="138" w15:restartNumberingAfterBreak="0">
    <w:nsid w:val="36C738DA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9" w15:restartNumberingAfterBreak="0">
    <w:nsid w:val="36F760AE"/>
    <w:multiLevelType w:val="hybridMultilevel"/>
    <w:tmpl w:val="C268C206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37DD47DD"/>
    <w:multiLevelType w:val="multilevel"/>
    <w:tmpl w:val="26DE7C8A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="TH SarabunPSK" w:hAnsi="TH SarabunPSK" w:cs="TH SarabunPSK"/>
      </w:rPr>
    </w:lvl>
    <w:lvl w:ilvl="1">
      <w:start w:val="2"/>
      <w:numFmt w:val="decimal"/>
      <w:isLgl/>
      <w:lvlText w:val="%1.%2"/>
      <w:lvlJc w:val="left"/>
      <w:pPr>
        <w:ind w:left="722" w:hanging="360"/>
      </w:pPr>
      <w:rPr>
        <w:rFonts w:cs="TH SarabunPSK" w:hint="default"/>
      </w:rPr>
    </w:lvl>
    <w:lvl w:ilvl="2">
      <w:start w:val="1"/>
      <w:numFmt w:val="decimal"/>
      <w:isLgl/>
      <w:lvlText w:val="%1.%2.%3"/>
      <w:lvlJc w:val="left"/>
      <w:pPr>
        <w:ind w:left="1084" w:hanging="720"/>
      </w:pPr>
      <w:rPr>
        <w:rFonts w:cs="TH SarabunPSK" w:hint="default"/>
      </w:rPr>
    </w:lvl>
    <w:lvl w:ilvl="3">
      <w:start w:val="1"/>
      <w:numFmt w:val="decimal"/>
      <w:isLgl/>
      <w:lvlText w:val="%1.%2.%3.%4"/>
      <w:lvlJc w:val="left"/>
      <w:pPr>
        <w:ind w:left="1086" w:hanging="720"/>
      </w:pPr>
      <w:rPr>
        <w:rFonts w:cs="TH SarabunPSK" w:hint="default"/>
      </w:rPr>
    </w:lvl>
    <w:lvl w:ilvl="4">
      <w:start w:val="1"/>
      <w:numFmt w:val="decimal"/>
      <w:isLgl/>
      <w:lvlText w:val="%1.%2.%3.%4.%5"/>
      <w:lvlJc w:val="left"/>
      <w:pPr>
        <w:ind w:left="1448" w:hanging="1080"/>
      </w:pPr>
      <w:rPr>
        <w:rFonts w:cs="TH SarabunPSK" w:hint="default"/>
      </w:rPr>
    </w:lvl>
    <w:lvl w:ilvl="5">
      <w:start w:val="1"/>
      <w:numFmt w:val="decimal"/>
      <w:isLgl/>
      <w:lvlText w:val="%1.%2.%3.%4.%5.%6"/>
      <w:lvlJc w:val="left"/>
      <w:pPr>
        <w:ind w:left="1450" w:hanging="1080"/>
      </w:pPr>
      <w:rPr>
        <w:rFonts w:cs="TH SarabunPSK"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440"/>
      </w:pPr>
      <w:rPr>
        <w:rFonts w:cs="TH SarabunPSK" w:hint="default"/>
      </w:rPr>
    </w:lvl>
    <w:lvl w:ilvl="7">
      <w:start w:val="1"/>
      <w:numFmt w:val="decimal"/>
      <w:isLgl/>
      <w:lvlText w:val="%1.%2.%3.%4.%5.%6.%7.%8"/>
      <w:lvlJc w:val="left"/>
      <w:pPr>
        <w:ind w:left="1814" w:hanging="1440"/>
      </w:pPr>
      <w:rPr>
        <w:rFonts w:cs="TH SarabunPSK" w:hint="default"/>
      </w:rPr>
    </w:lvl>
    <w:lvl w:ilvl="8">
      <w:start w:val="1"/>
      <w:numFmt w:val="decimal"/>
      <w:isLgl/>
      <w:lvlText w:val="%1.%2.%3.%4.%5.%6.%7.%8.%9"/>
      <w:lvlJc w:val="left"/>
      <w:pPr>
        <w:ind w:left="2176" w:hanging="1800"/>
      </w:pPr>
      <w:rPr>
        <w:rFonts w:cs="TH SarabunPSK" w:hint="default"/>
      </w:rPr>
    </w:lvl>
  </w:abstractNum>
  <w:abstractNum w:abstractNumId="141" w15:restartNumberingAfterBreak="0">
    <w:nsid w:val="38154828"/>
    <w:multiLevelType w:val="hybridMultilevel"/>
    <w:tmpl w:val="831C2BF8"/>
    <w:lvl w:ilvl="0" w:tplc="05C0E72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2" w15:restartNumberingAfterBreak="0">
    <w:nsid w:val="38CB027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38F13093"/>
    <w:multiLevelType w:val="hybridMultilevel"/>
    <w:tmpl w:val="F45C1856"/>
    <w:lvl w:ilvl="0" w:tplc="BEC4E95C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39D314D2"/>
    <w:multiLevelType w:val="hybridMultilevel"/>
    <w:tmpl w:val="995CCA60"/>
    <w:lvl w:ilvl="0" w:tplc="1012D382">
      <w:start w:val="1"/>
      <w:numFmt w:val="decimal"/>
      <w:suff w:val="space"/>
      <w:lvlText w:val="10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5" w15:restartNumberingAfterBreak="0">
    <w:nsid w:val="3AA34FE8"/>
    <w:multiLevelType w:val="hybridMultilevel"/>
    <w:tmpl w:val="83F00746"/>
    <w:lvl w:ilvl="0" w:tplc="E33E81E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6" w15:restartNumberingAfterBreak="0">
    <w:nsid w:val="3BEC12FA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7" w15:restartNumberingAfterBreak="0">
    <w:nsid w:val="3C7811D2"/>
    <w:multiLevelType w:val="multilevel"/>
    <w:tmpl w:val="E5E28BE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8" w15:restartNumberingAfterBreak="0">
    <w:nsid w:val="3C8151A7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9" w15:restartNumberingAfterBreak="0">
    <w:nsid w:val="3C8A42B3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0" w15:restartNumberingAfterBreak="0">
    <w:nsid w:val="3D9C4B3D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1" w15:restartNumberingAfterBreak="0">
    <w:nsid w:val="3DF81C8F"/>
    <w:multiLevelType w:val="multilevel"/>
    <w:tmpl w:val="FD58DA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2" w15:restartNumberingAfterBreak="0">
    <w:nsid w:val="3E2D05AF"/>
    <w:multiLevelType w:val="hybridMultilevel"/>
    <w:tmpl w:val="6008B1D8"/>
    <w:lvl w:ilvl="0" w:tplc="3DB251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E504F07"/>
    <w:multiLevelType w:val="hybridMultilevel"/>
    <w:tmpl w:val="A9DAB0DA"/>
    <w:lvl w:ilvl="0" w:tplc="34749B7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ED06D00"/>
    <w:multiLevelType w:val="hybridMultilevel"/>
    <w:tmpl w:val="A1560F98"/>
    <w:lvl w:ilvl="0" w:tplc="BD9CB8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F5F6B8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F90304A"/>
    <w:multiLevelType w:val="hybridMultilevel"/>
    <w:tmpl w:val="0602B93C"/>
    <w:lvl w:ilvl="0" w:tplc="C55612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40985B5B"/>
    <w:multiLevelType w:val="hybridMultilevel"/>
    <w:tmpl w:val="A52AB02A"/>
    <w:lvl w:ilvl="0" w:tplc="EF96F0D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0AF4A00"/>
    <w:multiLevelType w:val="multilevel"/>
    <w:tmpl w:val="BFE689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9" w15:restartNumberingAfterBreak="0">
    <w:nsid w:val="411868B8"/>
    <w:multiLevelType w:val="hybridMultilevel"/>
    <w:tmpl w:val="4CF01F20"/>
    <w:lvl w:ilvl="0" w:tplc="9E221F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41A51E32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1" w15:restartNumberingAfterBreak="0">
    <w:nsid w:val="41B90667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2" w15:restartNumberingAfterBreak="0">
    <w:nsid w:val="41BF7576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3" w15:restartNumberingAfterBreak="0">
    <w:nsid w:val="42E176B4"/>
    <w:multiLevelType w:val="hybridMultilevel"/>
    <w:tmpl w:val="DBD2B4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4" w15:restartNumberingAfterBreak="0">
    <w:nsid w:val="43E14058"/>
    <w:multiLevelType w:val="hybridMultilevel"/>
    <w:tmpl w:val="367E078A"/>
    <w:lvl w:ilvl="0" w:tplc="B75CF0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465237C"/>
    <w:multiLevelType w:val="hybridMultilevel"/>
    <w:tmpl w:val="00449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5160F23"/>
    <w:multiLevelType w:val="hybridMultilevel"/>
    <w:tmpl w:val="E3361594"/>
    <w:lvl w:ilvl="0" w:tplc="0DD4BC8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5DE239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60B56C7"/>
    <w:multiLevelType w:val="hybridMultilevel"/>
    <w:tmpl w:val="27B818F6"/>
    <w:lvl w:ilvl="0" w:tplc="F61A0152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9" w15:restartNumberingAfterBreak="0">
    <w:nsid w:val="46E62710"/>
    <w:multiLevelType w:val="hybridMultilevel"/>
    <w:tmpl w:val="9BDCC2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0" w15:restartNumberingAfterBreak="0">
    <w:nsid w:val="47053FEC"/>
    <w:multiLevelType w:val="hybridMultilevel"/>
    <w:tmpl w:val="F9F82FB4"/>
    <w:lvl w:ilvl="0" w:tplc="AB9876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1" w15:restartNumberingAfterBreak="0">
    <w:nsid w:val="47066543"/>
    <w:multiLevelType w:val="hybridMultilevel"/>
    <w:tmpl w:val="F3A6A854"/>
    <w:lvl w:ilvl="0" w:tplc="0EE6D75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473864B4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3" w15:restartNumberingAfterBreak="0">
    <w:nsid w:val="48B879F6"/>
    <w:multiLevelType w:val="hybridMultilevel"/>
    <w:tmpl w:val="5A5E62FA"/>
    <w:lvl w:ilvl="0" w:tplc="822A09C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8F4717C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4A64148F"/>
    <w:multiLevelType w:val="multilevel"/>
    <w:tmpl w:val="E682BF28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76" w15:restartNumberingAfterBreak="0">
    <w:nsid w:val="4A7C2F0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7" w15:restartNumberingAfterBreak="0">
    <w:nsid w:val="4AE626FD"/>
    <w:multiLevelType w:val="hybridMultilevel"/>
    <w:tmpl w:val="FC2E0FD0"/>
    <w:lvl w:ilvl="0" w:tplc="50509C5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AF021F0"/>
    <w:multiLevelType w:val="hybridMultilevel"/>
    <w:tmpl w:val="500AF2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9" w15:restartNumberingAfterBreak="0">
    <w:nsid w:val="4AFD1E28"/>
    <w:multiLevelType w:val="hybridMultilevel"/>
    <w:tmpl w:val="26E81DF6"/>
    <w:lvl w:ilvl="0" w:tplc="B23C3936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0" w15:restartNumberingAfterBreak="0">
    <w:nsid w:val="4BF24807"/>
    <w:multiLevelType w:val="hybridMultilevel"/>
    <w:tmpl w:val="8312BD26"/>
    <w:lvl w:ilvl="0" w:tplc="F29029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C3E32FF"/>
    <w:multiLevelType w:val="hybridMultilevel"/>
    <w:tmpl w:val="1744E562"/>
    <w:lvl w:ilvl="0" w:tplc="B29C985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2" w15:restartNumberingAfterBreak="0">
    <w:nsid w:val="4C5F1D76"/>
    <w:multiLevelType w:val="hybridMultilevel"/>
    <w:tmpl w:val="AC34B232"/>
    <w:lvl w:ilvl="0" w:tplc="CAC6AE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D23020F"/>
    <w:multiLevelType w:val="hybridMultilevel"/>
    <w:tmpl w:val="E47CEEF4"/>
    <w:lvl w:ilvl="0" w:tplc="AFA6FEA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E4157D1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4EED1926"/>
    <w:multiLevelType w:val="hybridMultilevel"/>
    <w:tmpl w:val="218AFB14"/>
    <w:lvl w:ilvl="0" w:tplc="B0E00A8C">
      <w:start w:val="3"/>
      <w:numFmt w:val="bullet"/>
      <w:suff w:val="space"/>
      <w:lvlText w:val="-"/>
      <w:lvlJc w:val="left"/>
      <w:pPr>
        <w:ind w:left="2880" w:hanging="360"/>
      </w:pPr>
      <w:rPr>
        <w:rFonts w:ascii="TH SarabunPSK" w:eastAsia="Times New Roman" w:hAnsi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6" w15:restartNumberingAfterBreak="0">
    <w:nsid w:val="4F025427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4F0A099A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8" w15:restartNumberingAfterBreak="0">
    <w:nsid w:val="4F1A6E43"/>
    <w:multiLevelType w:val="hybridMultilevel"/>
    <w:tmpl w:val="768A13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9" w15:restartNumberingAfterBreak="0">
    <w:nsid w:val="4FB10272"/>
    <w:multiLevelType w:val="multilevel"/>
    <w:tmpl w:val="FF761A98"/>
    <w:lvl w:ilvl="0">
      <w:start w:val="3"/>
      <w:numFmt w:val="decimal"/>
      <w:lvlText w:val="%1"/>
      <w:lvlJc w:val="left"/>
      <w:pPr>
        <w:ind w:left="360" w:hanging="360"/>
      </w:pPr>
      <w:rPr>
        <w:rFonts w:ascii="TH SarabunPSK" w:eastAsia="TH SarabunPSK" w:hAnsi="TH SarabunPSK" w:cs="TH SarabunPSK" w:hint="default"/>
        <w:color w:val="0000FF"/>
        <w:u w:val="single"/>
      </w:rPr>
    </w:lvl>
    <w:lvl w:ilvl="1">
      <w:start w:val="4"/>
      <w:numFmt w:val="decimal"/>
      <w:lvlText w:val="%1-%2"/>
      <w:lvlJc w:val="left"/>
      <w:pPr>
        <w:ind w:left="862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2">
      <w:start w:val="1"/>
      <w:numFmt w:val="decimal"/>
      <w:lvlText w:val="%1-%2.%3"/>
      <w:lvlJc w:val="left"/>
      <w:pPr>
        <w:ind w:left="1004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3">
      <w:start w:val="1"/>
      <w:numFmt w:val="decimal"/>
      <w:lvlText w:val="%1-%2.%3.%4"/>
      <w:lvlJc w:val="left"/>
      <w:pPr>
        <w:ind w:left="1506" w:hanging="1080"/>
      </w:pPr>
      <w:rPr>
        <w:rFonts w:ascii="TH SarabunPSK" w:eastAsia="TH SarabunPSK" w:hAnsi="TH SarabunPSK" w:cs="TH SarabunPSK" w:hint="default"/>
        <w:color w:val="0000FF"/>
        <w:u w:val="single"/>
      </w:rPr>
    </w:lvl>
    <w:lvl w:ilvl="4">
      <w:start w:val="1"/>
      <w:numFmt w:val="decimal"/>
      <w:lvlText w:val="%1-%2.%3.%4.%5"/>
      <w:lvlJc w:val="left"/>
      <w:pPr>
        <w:ind w:left="2008" w:hanging="1440"/>
      </w:pPr>
      <w:rPr>
        <w:rFonts w:ascii="TH SarabunPSK" w:eastAsia="TH SarabunPSK" w:hAnsi="TH SarabunPSK" w:cs="TH SarabunPSK" w:hint="default"/>
        <w:color w:val="0000FF"/>
        <w:u w:val="single"/>
      </w:rPr>
    </w:lvl>
    <w:lvl w:ilvl="5">
      <w:start w:val="1"/>
      <w:numFmt w:val="decimal"/>
      <w:lvlText w:val="%1-%2.%3.%4.%5.%6"/>
      <w:lvlJc w:val="left"/>
      <w:pPr>
        <w:ind w:left="2510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6">
      <w:start w:val="1"/>
      <w:numFmt w:val="decimal"/>
      <w:lvlText w:val="%1-%2.%3.%4.%5.%6.%7"/>
      <w:lvlJc w:val="left"/>
      <w:pPr>
        <w:ind w:left="2652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7">
      <w:start w:val="1"/>
      <w:numFmt w:val="decimal"/>
      <w:lvlText w:val="%1-%2.%3.%4.%5.%6.%7.%8"/>
      <w:lvlJc w:val="left"/>
      <w:pPr>
        <w:ind w:left="3154" w:hanging="2160"/>
      </w:pPr>
      <w:rPr>
        <w:rFonts w:ascii="TH SarabunPSK" w:eastAsia="TH SarabunPSK" w:hAnsi="TH SarabunPSK" w:cs="TH SarabunPSK" w:hint="default"/>
        <w:color w:val="0000FF"/>
        <w:u w:val="single"/>
      </w:rPr>
    </w:lvl>
    <w:lvl w:ilvl="8">
      <w:start w:val="1"/>
      <w:numFmt w:val="decimal"/>
      <w:lvlText w:val="%1-%2.%3.%4.%5.%6.%7.%8.%9"/>
      <w:lvlJc w:val="left"/>
      <w:pPr>
        <w:ind w:left="3656" w:hanging="2520"/>
      </w:pPr>
      <w:rPr>
        <w:rFonts w:ascii="TH SarabunPSK" w:eastAsia="TH SarabunPSK" w:hAnsi="TH SarabunPSK" w:cs="TH SarabunPSK" w:hint="default"/>
        <w:color w:val="0000FF"/>
        <w:u w:val="single"/>
      </w:rPr>
    </w:lvl>
  </w:abstractNum>
  <w:abstractNum w:abstractNumId="190" w15:restartNumberingAfterBreak="0">
    <w:nsid w:val="502D0C5F"/>
    <w:multiLevelType w:val="hybridMultilevel"/>
    <w:tmpl w:val="7A14BE62"/>
    <w:lvl w:ilvl="0" w:tplc="BAC0DE52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5071480D"/>
    <w:multiLevelType w:val="hybridMultilevel"/>
    <w:tmpl w:val="E2C0674A"/>
    <w:lvl w:ilvl="0" w:tplc="F3F49AE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2" w15:restartNumberingAfterBreak="0">
    <w:nsid w:val="50BB5B4C"/>
    <w:multiLevelType w:val="hybridMultilevel"/>
    <w:tmpl w:val="7F9CE142"/>
    <w:lvl w:ilvl="0" w:tplc="A1F82C5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3" w15:restartNumberingAfterBreak="0">
    <w:nsid w:val="51E74B69"/>
    <w:multiLevelType w:val="multilevel"/>
    <w:tmpl w:val="3F02B6AE"/>
    <w:lvl w:ilvl="0">
      <w:start w:val="4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4" w15:restartNumberingAfterBreak="0">
    <w:nsid w:val="520F617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5" w15:restartNumberingAfterBreak="0">
    <w:nsid w:val="52EC7D14"/>
    <w:multiLevelType w:val="multilevel"/>
    <w:tmpl w:val="90AA5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6" w15:restartNumberingAfterBreak="0">
    <w:nsid w:val="542276D3"/>
    <w:multiLevelType w:val="hybridMultilevel"/>
    <w:tmpl w:val="87124AC4"/>
    <w:lvl w:ilvl="0" w:tplc="AD3C6308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7" w15:restartNumberingAfterBreak="0">
    <w:nsid w:val="54F4634E"/>
    <w:multiLevelType w:val="hybridMultilevel"/>
    <w:tmpl w:val="F272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8" w15:restartNumberingAfterBreak="0">
    <w:nsid w:val="55585BBB"/>
    <w:multiLevelType w:val="hybridMultilevel"/>
    <w:tmpl w:val="38E2C342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565E1A9F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0" w15:restartNumberingAfterBreak="0">
    <w:nsid w:val="56704D0B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1" w15:restartNumberingAfterBreak="0">
    <w:nsid w:val="56D2772B"/>
    <w:multiLevelType w:val="hybridMultilevel"/>
    <w:tmpl w:val="A6349500"/>
    <w:lvl w:ilvl="0" w:tplc="8D06821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2" w15:restartNumberingAfterBreak="0">
    <w:nsid w:val="571B7391"/>
    <w:multiLevelType w:val="hybridMultilevel"/>
    <w:tmpl w:val="B810C83E"/>
    <w:lvl w:ilvl="0" w:tplc="55422018">
      <w:start w:val="1"/>
      <w:numFmt w:val="decimal"/>
      <w:suff w:val="space"/>
      <w:lvlText w:val="10.2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58F742FC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4" w15:restartNumberingAfterBreak="0">
    <w:nsid w:val="592D60EB"/>
    <w:multiLevelType w:val="hybridMultilevel"/>
    <w:tmpl w:val="BD921B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9F26568"/>
    <w:multiLevelType w:val="hybridMultilevel"/>
    <w:tmpl w:val="93AA6A96"/>
    <w:lvl w:ilvl="0" w:tplc="568E16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AA36461"/>
    <w:multiLevelType w:val="hybridMultilevel"/>
    <w:tmpl w:val="8AAC8000"/>
    <w:lvl w:ilvl="0" w:tplc="6346DCB4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7" w15:restartNumberingAfterBreak="0">
    <w:nsid w:val="5BE9304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8" w15:restartNumberingAfterBreak="0">
    <w:nsid w:val="5C1144E1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9" w15:restartNumberingAfterBreak="0">
    <w:nsid w:val="5C9635E7"/>
    <w:multiLevelType w:val="hybridMultilevel"/>
    <w:tmpl w:val="8A043E36"/>
    <w:lvl w:ilvl="0" w:tplc="03DA0AC6">
      <w:start w:val="1"/>
      <w:numFmt w:val="decimal"/>
      <w:suff w:val="space"/>
      <w:lvlText w:val="5.4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D210A91"/>
    <w:multiLevelType w:val="hybridMultilevel"/>
    <w:tmpl w:val="9B0471EA"/>
    <w:lvl w:ilvl="0" w:tplc="3022EF7A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1" w15:restartNumberingAfterBreak="0">
    <w:nsid w:val="5DBF26BF"/>
    <w:multiLevelType w:val="hybridMultilevel"/>
    <w:tmpl w:val="B046F038"/>
    <w:lvl w:ilvl="0" w:tplc="8F5E9B26">
      <w:start w:val="1"/>
      <w:numFmt w:val="decimal"/>
      <w:suff w:val="space"/>
      <w:lvlText w:val="%1."/>
      <w:lvlJc w:val="left"/>
      <w:pPr>
        <w:ind w:left="2034" w:hanging="360"/>
      </w:pPr>
      <w:rPr>
        <w:rFonts w:ascii="TH SarabunPSK" w:eastAsiaTheme="majorEastAsia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12" w15:restartNumberingAfterBreak="0">
    <w:nsid w:val="5E762622"/>
    <w:multiLevelType w:val="hybridMultilevel"/>
    <w:tmpl w:val="24C4BEDA"/>
    <w:lvl w:ilvl="0" w:tplc="5BDC98BE">
      <w:start w:val="1"/>
      <w:numFmt w:val="decimal"/>
      <w:lvlText w:val="%1)"/>
      <w:lvlJc w:val="left"/>
      <w:pPr>
        <w:ind w:left="81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3" w15:restartNumberingAfterBreak="0">
    <w:nsid w:val="5F7D1990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4" w15:restartNumberingAfterBreak="0">
    <w:nsid w:val="5F811F3D"/>
    <w:multiLevelType w:val="hybridMultilevel"/>
    <w:tmpl w:val="9DBA8DBE"/>
    <w:lvl w:ilvl="0" w:tplc="C9ECE4A2">
      <w:start w:val="1"/>
      <w:numFmt w:val="decimal"/>
      <w:suff w:val="space"/>
      <w:lvlText w:val="5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8F263FB0">
      <w:start w:val="1"/>
      <w:numFmt w:val="decimal"/>
      <w:suff w:val="space"/>
      <w:lvlText w:val="5.%2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608C2C8C"/>
    <w:multiLevelType w:val="hybridMultilevel"/>
    <w:tmpl w:val="E6C25E06"/>
    <w:lvl w:ilvl="0" w:tplc="7EBC95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60BE3277"/>
    <w:multiLevelType w:val="multilevel"/>
    <w:tmpl w:val="AE080E0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4.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7" w15:restartNumberingAfterBreak="0">
    <w:nsid w:val="60C23702"/>
    <w:multiLevelType w:val="hybridMultilevel"/>
    <w:tmpl w:val="DF7669E8"/>
    <w:lvl w:ilvl="0" w:tplc="76EE1EFE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E1EFE">
      <w:numFmt w:val="bullet"/>
      <w:lvlText w:val="-"/>
      <w:lvlJc w:val="left"/>
      <w:pPr>
        <w:ind w:left="2880" w:hanging="360"/>
      </w:pPr>
      <w:rPr>
        <w:rFonts w:ascii="TH SarabunPSK" w:eastAsiaTheme="minorEastAsia" w:hAnsi="TH SarabunPSK" w:cs="TH SarabunPSK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622A41C6"/>
    <w:multiLevelType w:val="hybridMultilevel"/>
    <w:tmpl w:val="433E0C9C"/>
    <w:lvl w:ilvl="0" w:tplc="A17CC0F0">
      <w:start w:val="4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9" w15:restartNumberingAfterBreak="0">
    <w:nsid w:val="628D7EBB"/>
    <w:multiLevelType w:val="hybridMultilevel"/>
    <w:tmpl w:val="C6F40A4E"/>
    <w:lvl w:ilvl="0" w:tplc="A4E8C180">
      <w:start w:val="3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0" w15:restartNumberingAfterBreak="0">
    <w:nsid w:val="63CF4948"/>
    <w:multiLevelType w:val="hybridMultilevel"/>
    <w:tmpl w:val="2652721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1" w15:restartNumberingAfterBreak="0">
    <w:nsid w:val="65ED0DA7"/>
    <w:multiLevelType w:val="hybridMultilevel"/>
    <w:tmpl w:val="6866A844"/>
    <w:lvl w:ilvl="0" w:tplc="5980208E">
      <w:start w:val="1"/>
      <w:numFmt w:val="decimal"/>
      <w:suff w:val="space"/>
      <w:lvlText w:val="%1."/>
      <w:lvlJc w:val="left"/>
      <w:pPr>
        <w:ind w:left="1069" w:hanging="360"/>
      </w:pPr>
      <w:rPr>
        <w:rFonts w:ascii="TH SarabunPSK" w:eastAsia="TH SarabunPSK" w:hAnsi="TH SarabunPSK" w:cs="TH SarabunPSK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2" w15:restartNumberingAfterBreak="0">
    <w:nsid w:val="660E04BD"/>
    <w:multiLevelType w:val="multilevel"/>
    <w:tmpl w:val="1480CB40"/>
    <w:lvl w:ilvl="0">
      <w:start w:val="1"/>
      <w:numFmt w:val="decimal"/>
      <w:lvlText w:val="%1"/>
      <w:lvlJc w:val="left"/>
      <w:pPr>
        <w:tabs>
          <w:tab w:val="num" w:pos="690"/>
        </w:tabs>
        <w:ind w:left="690" w:hanging="690"/>
      </w:pPr>
      <w:rPr>
        <w:rFonts w:hint="default"/>
        <w:b/>
        <w:bCs/>
      </w:rPr>
    </w:lvl>
    <w:lvl w:ilvl="1">
      <w:start w:val="2"/>
      <w:numFmt w:val="decimal"/>
      <w:lvlText w:val="%1.%2"/>
      <w:lvlJc w:val="left"/>
      <w:pPr>
        <w:tabs>
          <w:tab w:val="num" w:pos="1927"/>
        </w:tabs>
        <w:ind w:left="1927" w:hanging="690"/>
      </w:pPr>
      <w:rPr>
        <w:rFonts w:hint="default"/>
        <w:b/>
        <w:bCs/>
      </w:rPr>
    </w:lvl>
    <w:lvl w:ilvl="2">
      <w:start w:val="4"/>
      <w:numFmt w:val="decimal"/>
      <w:suff w:val="space"/>
      <w:lvlText w:val="%1.%2.%3"/>
      <w:lvlJc w:val="left"/>
      <w:pPr>
        <w:ind w:left="319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4791"/>
        </w:tabs>
        <w:ind w:left="4791" w:hanging="108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6028"/>
        </w:tabs>
        <w:ind w:left="6028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7625"/>
        </w:tabs>
        <w:ind w:left="7625" w:hanging="144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8862"/>
        </w:tabs>
        <w:ind w:left="8862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0459"/>
        </w:tabs>
        <w:ind w:left="10459" w:hanging="180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2056"/>
        </w:tabs>
        <w:ind w:left="12056" w:hanging="2160"/>
      </w:pPr>
      <w:rPr>
        <w:rFonts w:hint="default"/>
        <w:b/>
        <w:bCs/>
      </w:rPr>
    </w:lvl>
  </w:abstractNum>
  <w:abstractNum w:abstractNumId="223" w15:restartNumberingAfterBreak="0">
    <w:nsid w:val="661169A0"/>
    <w:multiLevelType w:val="multilevel"/>
    <w:tmpl w:val="C1B84F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24" w15:restartNumberingAfterBreak="0">
    <w:nsid w:val="66482F80"/>
    <w:multiLevelType w:val="hybridMultilevel"/>
    <w:tmpl w:val="5066AE6E"/>
    <w:lvl w:ilvl="0" w:tplc="8F229BD2">
      <w:start w:val="1"/>
      <w:numFmt w:val="decimal"/>
      <w:suff w:val="space"/>
      <w:lvlText w:val="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675742B5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6" w15:restartNumberingAfterBreak="0">
    <w:nsid w:val="67D348FE"/>
    <w:multiLevelType w:val="hybridMultilevel"/>
    <w:tmpl w:val="E4004F8E"/>
    <w:lvl w:ilvl="0" w:tplc="01F8BFF0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7" w15:restartNumberingAfterBreak="0">
    <w:nsid w:val="68B8268E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228" w15:restartNumberingAfterBreak="0">
    <w:nsid w:val="692D2C97"/>
    <w:multiLevelType w:val="hybridMultilevel"/>
    <w:tmpl w:val="D0E20274"/>
    <w:lvl w:ilvl="0" w:tplc="C8F8726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9" w15:restartNumberingAfterBreak="0">
    <w:nsid w:val="69F81B33"/>
    <w:multiLevelType w:val="hybridMultilevel"/>
    <w:tmpl w:val="1F08E7FE"/>
    <w:lvl w:ilvl="0" w:tplc="561CF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0" w15:restartNumberingAfterBreak="0">
    <w:nsid w:val="6B4331C2"/>
    <w:multiLevelType w:val="hybridMultilevel"/>
    <w:tmpl w:val="82C40D8A"/>
    <w:lvl w:ilvl="0" w:tplc="83ACDDD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6BBF5EDF"/>
    <w:multiLevelType w:val="hybridMultilevel"/>
    <w:tmpl w:val="2F6A48D0"/>
    <w:lvl w:ilvl="0" w:tplc="A35A46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32" w15:restartNumberingAfterBreak="0">
    <w:nsid w:val="6C553964"/>
    <w:multiLevelType w:val="hybridMultilevel"/>
    <w:tmpl w:val="CF0EF30C"/>
    <w:lvl w:ilvl="0" w:tplc="04090011">
      <w:start w:val="1"/>
      <w:numFmt w:val="decimal"/>
      <w:lvlText w:val="%1)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3" w15:restartNumberingAfterBreak="0">
    <w:nsid w:val="6CA95B36"/>
    <w:multiLevelType w:val="hybridMultilevel"/>
    <w:tmpl w:val="ED1A98E6"/>
    <w:lvl w:ilvl="0" w:tplc="7584D2F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4" w15:restartNumberingAfterBreak="0">
    <w:nsid w:val="6D3A21D3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DBF74B5"/>
    <w:multiLevelType w:val="hybridMultilevel"/>
    <w:tmpl w:val="9BB05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6EA21F05"/>
    <w:multiLevelType w:val="hybridMultilevel"/>
    <w:tmpl w:val="56904200"/>
    <w:lvl w:ilvl="0" w:tplc="4C9A3F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EA46A2F"/>
    <w:multiLevelType w:val="hybridMultilevel"/>
    <w:tmpl w:val="EE304B08"/>
    <w:lvl w:ilvl="0" w:tplc="D20823AE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8" w15:restartNumberingAfterBreak="0">
    <w:nsid w:val="6EAB5DB2"/>
    <w:multiLevelType w:val="hybridMultilevel"/>
    <w:tmpl w:val="174AF56E"/>
    <w:lvl w:ilvl="0" w:tplc="3134FC98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7292E664">
      <w:start w:val="1"/>
      <w:numFmt w:val="decimal"/>
      <w:suff w:val="space"/>
      <w:lvlText w:val="1.%2)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EB2682D"/>
    <w:multiLevelType w:val="hybridMultilevel"/>
    <w:tmpl w:val="19182E14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6F485FFD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6F766213"/>
    <w:multiLevelType w:val="multilevel"/>
    <w:tmpl w:val="C742B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bCs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42" w15:restartNumberingAfterBreak="0">
    <w:nsid w:val="713302B4"/>
    <w:multiLevelType w:val="hybridMultilevel"/>
    <w:tmpl w:val="F5DC9344"/>
    <w:lvl w:ilvl="0" w:tplc="10807C6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3" w15:restartNumberingAfterBreak="0">
    <w:nsid w:val="7290544D"/>
    <w:multiLevelType w:val="hybridMultilevel"/>
    <w:tmpl w:val="4A5041BA"/>
    <w:lvl w:ilvl="0" w:tplc="F438AC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72E3310E"/>
    <w:multiLevelType w:val="hybridMultilevel"/>
    <w:tmpl w:val="5F0CDAD2"/>
    <w:lvl w:ilvl="0" w:tplc="E33E886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3013CD7"/>
    <w:multiLevelType w:val="hybridMultilevel"/>
    <w:tmpl w:val="B9EE8E20"/>
    <w:lvl w:ilvl="0" w:tplc="E378F3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737C1AD1"/>
    <w:multiLevelType w:val="hybridMultilevel"/>
    <w:tmpl w:val="4CB8AE5C"/>
    <w:lvl w:ilvl="0" w:tplc="A33265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74CC1526"/>
    <w:multiLevelType w:val="hybridMultilevel"/>
    <w:tmpl w:val="DE945B32"/>
    <w:lvl w:ilvl="0" w:tplc="3CF610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75533A6D"/>
    <w:multiLevelType w:val="hybridMultilevel"/>
    <w:tmpl w:val="05946680"/>
    <w:lvl w:ilvl="0" w:tplc="F7FE63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9" w15:restartNumberingAfterBreak="0">
    <w:nsid w:val="75BF687D"/>
    <w:multiLevelType w:val="hybridMultilevel"/>
    <w:tmpl w:val="F2322DA6"/>
    <w:lvl w:ilvl="0" w:tplc="D41CC21A">
      <w:start w:val="1"/>
      <w:numFmt w:val="decimal"/>
      <w:suff w:val="space"/>
      <w:lvlText w:val="%1)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abstractNum w:abstractNumId="250" w15:restartNumberingAfterBreak="0">
    <w:nsid w:val="75E4797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76073B6C"/>
    <w:multiLevelType w:val="hybridMultilevel"/>
    <w:tmpl w:val="864A2408"/>
    <w:lvl w:ilvl="0" w:tplc="81DC5A76">
      <w:start w:val="1"/>
      <w:numFmt w:val="decimal"/>
      <w:suff w:val="space"/>
      <w:lvlText w:val="1.4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AC88876">
      <w:start w:val="1"/>
      <w:numFmt w:val="decimal"/>
      <w:suff w:val="space"/>
      <w:lvlText w:val="1.4.%3)"/>
      <w:lvlJc w:val="left"/>
      <w:pPr>
        <w:ind w:left="12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761138BE"/>
    <w:multiLevelType w:val="hybridMultilevel"/>
    <w:tmpl w:val="27E6173C"/>
    <w:lvl w:ilvl="0" w:tplc="68A6FE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3" w15:restartNumberingAfterBreak="0">
    <w:nsid w:val="763A51EF"/>
    <w:multiLevelType w:val="multilevel"/>
    <w:tmpl w:val="817267B8"/>
    <w:lvl w:ilvl="0">
      <w:start w:val="1"/>
      <w:numFmt w:val="decimal"/>
      <w:suff w:val="nothing"/>
      <w:lvlText w:val="บทที่ 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4" w15:restartNumberingAfterBreak="0">
    <w:nsid w:val="76737048"/>
    <w:multiLevelType w:val="multilevel"/>
    <w:tmpl w:val="9DE87F60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255" w15:restartNumberingAfterBreak="0">
    <w:nsid w:val="77DD23F7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77E8644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788E219D"/>
    <w:multiLevelType w:val="multilevel"/>
    <w:tmpl w:val="5D96AF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8" w15:restartNumberingAfterBreak="0">
    <w:nsid w:val="79226C48"/>
    <w:multiLevelType w:val="hybridMultilevel"/>
    <w:tmpl w:val="3AB22FC0"/>
    <w:lvl w:ilvl="0" w:tplc="496E4DB2">
      <w:start w:val="1"/>
      <w:numFmt w:val="decimal"/>
      <w:suff w:val="space"/>
      <w:lvlText w:val="%1.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9" w15:restartNumberingAfterBreak="0">
    <w:nsid w:val="796578D2"/>
    <w:multiLevelType w:val="hybridMultilevel"/>
    <w:tmpl w:val="2550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79725267"/>
    <w:multiLevelType w:val="hybridMultilevel"/>
    <w:tmpl w:val="2054920E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7A196B96"/>
    <w:multiLevelType w:val="hybridMultilevel"/>
    <w:tmpl w:val="5124217A"/>
    <w:lvl w:ilvl="0" w:tplc="56F8BCB4">
      <w:start w:val="1"/>
      <w:numFmt w:val="decimal"/>
      <w:lvlText w:val="ตารางที่ ก-%1.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A49065E"/>
    <w:multiLevelType w:val="hybridMultilevel"/>
    <w:tmpl w:val="CE7CEA7E"/>
    <w:lvl w:ilvl="0" w:tplc="04090011">
      <w:start w:val="1"/>
      <w:numFmt w:val="decimal"/>
      <w:lvlText w:val="%1)"/>
      <w:lvlJc w:val="left"/>
      <w:pPr>
        <w:ind w:left="2394" w:hanging="360"/>
      </w:pPr>
    </w:lvl>
    <w:lvl w:ilvl="1" w:tplc="04090019" w:tentative="1">
      <w:start w:val="1"/>
      <w:numFmt w:val="lowerLetter"/>
      <w:lvlText w:val="%2."/>
      <w:lvlJc w:val="left"/>
      <w:pPr>
        <w:ind w:left="3114" w:hanging="360"/>
      </w:pPr>
    </w:lvl>
    <w:lvl w:ilvl="2" w:tplc="0409001B" w:tentative="1">
      <w:start w:val="1"/>
      <w:numFmt w:val="lowerRoman"/>
      <w:lvlText w:val="%3."/>
      <w:lvlJc w:val="right"/>
      <w:pPr>
        <w:ind w:left="3834" w:hanging="180"/>
      </w:pPr>
    </w:lvl>
    <w:lvl w:ilvl="3" w:tplc="0409000F" w:tentative="1">
      <w:start w:val="1"/>
      <w:numFmt w:val="decimal"/>
      <w:lvlText w:val="%4."/>
      <w:lvlJc w:val="left"/>
      <w:pPr>
        <w:ind w:left="4554" w:hanging="360"/>
      </w:pPr>
    </w:lvl>
    <w:lvl w:ilvl="4" w:tplc="04090019" w:tentative="1">
      <w:start w:val="1"/>
      <w:numFmt w:val="lowerLetter"/>
      <w:lvlText w:val="%5."/>
      <w:lvlJc w:val="left"/>
      <w:pPr>
        <w:ind w:left="5274" w:hanging="360"/>
      </w:pPr>
    </w:lvl>
    <w:lvl w:ilvl="5" w:tplc="0409001B" w:tentative="1">
      <w:start w:val="1"/>
      <w:numFmt w:val="lowerRoman"/>
      <w:lvlText w:val="%6."/>
      <w:lvlJc w:val="right"/>
      <w:pPr>
        <w:ind w:left="5994" w:hanging="180"/>
      </w:pPr>
    </w:lvl>
    <w:lvl w:ilvl="6" w:tplc="0409000F" w:tentative="1">
      <w:start w:val="1"/>
      <w:numFmt w:val="decimal"/>
      <w:lvlText w:val="%7."/>
      <w:lvlJc w:val="left"/>
      <w:pPr>
        <w:ind w:left="6714" w:hanging="360"/>
      </w:pPr>
    </w:lvl>
    <w:lvl w:ilvl="7" w:tplc="04090019" w:tentative="1">
      <w:start w:val="1"/>
      <w:numFmt w:val="lowerLetter"/>
      <w:lvlText w:val="%8."/>
      <w:lvlJc w:val="left"/>
      <w:pPr>
        <w:ind w:left="7434" w:hanging="360"/>
      </w:pPr>
    </w:lvl>
    <w:lvl w:ilvl="8" w:tplc="0409001B" w:tentative="1">
      <w:start w:val="1"/>
      <w:numFmt w:val="lowerRoman"/>
      <w:lvlText w:val="%9."/>
      <w:lvlJc w:val="right"/>
      <w:pPr>
        <w:ind w:left="8154" w:hanging="180"/>
      </w:pPr>
    </w:lvl>
  </w:abstractNum>
  <w:abstractNum w:abstractNumId="263" w15:restartNumberingAfterBreak="0">
    <w:nsid w:val="7ACF1C9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7B704495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65" w15:restartNumberingAfterBreak="0">
    <w:nsid w:val="7C691C26"/>
    <w:multiLevelType w:val="hybridMultilevel"/>
    <w:tmpl w:val="419AFE62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66" w15:restartNumberingAfterBreak="0">
    <w:nsid w:val="7E141A80"/>
    <w:multiLevelType w:val="hybridMultilevel"/>
    <w:tmpl w:val="72DE2EE4"/>
    <w:lvl w:ilvl="0" w:tplc="4B706C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7ECF184F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3"/>
  </w:num>
  <w:num w:numId="2">
    <w:abstractNumId w:val="98"/>
  </w:num>
  <w:num w:numId="3">
    <w:abstractNumId w:val="235"/>
  </w:num>
  <w:num w:numId="4">
    <w:abstractNumId w:val="235"/>
    <w:lvlOverride w:ilvl="0">
      <w:startOverride w:val="1"/>
    </w:lvlOverride>
  </w:num>
  <w:num w:numId="5">
    <w:abstractNumId w:val="30"/>
  </w:num>
  <w:num w:numId="6">
    <w:abstractNumId w:val="253"/>
  </w:num>
  <w:num w:numId="7">
    <w:abstractNumId w:val="217"/>
  </w:num>
  <w:num w:numId="8">
    <w:abstractNumId w:val="141"/>
  </w:num>
  <w:num w:numId="9">
    <w:abstractNumId w:val="13"/>
  </w:num>
  <w:num w:numId="10">
    <w:abstractNumId w:val="233"/>
  </w:num>
  <w:num w:numId="11">
    <w:abstractNumId w:val="253"/>
  </w:num>
  <w:num w:numId="12">
    <w:abstractNumId w:val="195"/>
  </w:num>
  <w:num w:numId="13">
    <w:abstractNumId w:val="29"/>
  </w:num>
  <w:num w:numId="14">
    <w:abstractNumId w:val="151"/>
  </w:num>
  <w:num w:numId="15">
    <w:abstractNumId w:val="235"/>
  </w:num>
  <w:num w:numId="16">
    <w:abstractNumId w:val="253"/>
  </w:num>
  <w:num w:numId="17">
    <w:abstractNumId w:val="253"/>
  </w:num>
  <w:num w:numId="18">
    <w:abstractNumId w:val="253"/>
  </w:num>
  <w:num w:numId="19">
    <w:abstractNumId w:val="253"/>
  </w:num>
  <w:num w:numId="20">
    <w:abstractNumId w:val="253"/>
  </w:num>
  <w:num w:numId="21">
    <w:abstractNumId w:val="253"/>
  </w:num>
  <w:num w:numId="22">
    <w:abstractNumId w:val="217"/>
  </w:num>
  <w:num w:numId="23">
    <w:abstractNumId w:val="23"/>
  </w:num>
  <w:num w:numId="24">
    <w:abstractNumId w:val="253"/>
  </w:num>
  <w:num w:numId="25">
    <w:abstractNumId w:val="253"/>
  </w:num>
  <w:num w:numId="26">
    <w:abstractNumId w:val="253"/>
  </w:num>
  <w:num w:numId="27">
    <w:abstractNumId w:val="253"/>
  </w:num>
  <w:num w:numId="28">
    <w:abstractNumId w:val="253"/>
  </w:num>
  <w:num w:numId="29">
    <w:abstractNumId w:val="113"/>
  </w:num>
  <w:num w:numId="30">
    <w:abstractNumId w:val="102"/>
  </w:num>
  <w:num w:numId="31">
    <w:abstractNumId w:val="232"/>
  </w:num>
  <w:num w:numId="32">
    <w:abstractNumId w:val="178"/>
  </w:num>
  <w:num w:numId="33">
    <w:abstractNumId w:val="218"/>
  </w:num>
  <w:num w:numId="34">
    <w:abstractNumId w:val="213"/>
  </w:num>
  <w:num w:numId="35">
    <w:abstractNumId w:val="253"/>
  </w:num>
  <w:num w:numId="36">
    <w:abstractNumId w:val="262"/>
  </w:num>
  <w:num w:numId="37">
    <w:abstractNumId w:val="61"/>
  </w:num>
  <w:num w:numId="38">
    <w:abstractNumId w:val="253"/>
  </w:num>
  <w:num w:numId="39">
    <w:abstractNumId w:val="253"/>
  </w:num>
  <w:num w:numId="40">
    <w:abstractNumId w:val="253"/>
  </w:num>
  <w:num w:numId="41">
    <w:abstractNumId w:val="253"/>
  </w:num>
  <w:num w:numId="42">
    <w:abstractNumId w:val="253"/>
  </w:num>
  <w:num w:numId="43">
    <w:abstractNumId w:val="253"/>
  </w:num>
  <w:num w:numId="44">
    <w:abstractNumId w:val="253"/>
  </w:num>
  <w:num w:numId="45">
    <w:abstractNumId w:val="138"/>
  </w:num>
  <w:num w:numId="46">
    <w:abstractNumId w:val="220"/>
  </w:num>
  <w:num w:numId="47">
    <w:abstractNumId w:val="87"/>
  </w:num>
  <w:num w:numId="48">
    <w:abstractNumId w:val="59"/>
  </w:num>
  <w:num w:numId="49">
    <w:abstractNumId w:val="265"/>
  </w:num>
  <w:num w:numId="50">
    <w:abstractNumId w:val="34"/>
  </w:num>
  <w:num w:numId="51">
    <w:abstractNumId w:val="225"/>
  </w:num>
  <w:num w:numId="52">
    <w:abstractNumId w:val="0"/>
  </w:num>
  <w:num w:numId="53">
    <w:abstractNumId w:val="170"/>
  </w:num>
  <w:num w:numId="54">
    <w:abstractNumId w:val="84"/>
  </w:num>
  <w:num w:numId="55">
    <w:abstractNumId w:val="237"/>
  </w:num>
  <w:num w:numId="56">
    <w:abstractNumId w:val="253"/>
  </w:num>
  <w:num w:numId="57">
    <w:abstractNumId w:val="253"/>
  </w:num>
  <w:num w:numId="58">
    <w:abstractNumId w:val="253"/>
  </w:num>
  <w:num w:numId="59">
    <w:abstractNumId w:val="253"/>
  </w:num>
  <w:num w:numId="60">
    <w:abstractNumId w:val="253"/>
  </w:num>
  <w:num w:numId="61">
    <w:abstractNumId w:val="253"/>
  </w:num>
  <w:num w:numId="62">
    <w:abstractNumId w:val="253"/>
  </w:num>
  <w:num w:numId="63">
    <w:abstractNumId w:val="253"/>
  </w:num>
  <w:num w:numId="64">
    <w:abstractNumId w:val="253"/>
  </w:num>
  <w:num w:numId="65">
    <w:abstractNumId w:val="120"/>
  </w:num>
  <w:num w:numId="66">
    <w:abstractNumId w:val="119"/>
  </w:num>
  <w:num w:numId="67">
    <w:abstractNumId w:val="112"/>
  </w:num>
  <w:num w:numId="68">
    <w:abstractNumId w:val="18"/>
  </w:num>
  <w:num w:numId="69">
    <w:abstractNumId w:val="253"/>
  </w:num>
  <w:num w:numId="70">
    <w:abstractNumId w:val="253"/>
  </w:num>
  <w:num w:numId="71">
    <w:abstractNumId w:val="253"/>
  </w:num>
  <w:num w:numId="72">
    <w:abstractNumId w:val="253"/>
  </w:num>
  <w:num w:numId="73">
    <w:abstractNumId w:val="253"/>
  </w:num>
  <w:num w:numId="74">
    <w:abstractNumId w:val="253"/>
  </w:num>
  <w:num w:numId="75">
    <w:abstractNumId w:val="253"/>
  </w:num>
  <w:num w:numId="76">
    <w:abstractNumId w:val="253"/>
  </w:num>
  <w:num w:numId="77">
    <w:abstractNumId w:val="165"/>
  </w:num>
  <w:num w:numId="78">
    <w:abstractNumId w:val="90"/>
  </w:num>
  <w:num w:numId="79">
    <w:abstractNumId w:val="253"/>
  </w:num>
  <w:num w:numId="80">
    <w:abstractNumId w:val="51"/>
  </w:num>
  <w:num w:numId="81">
    <w:abstractNumId w:val="252"/>
  </w:num>
  <w:num w:numId="82">
    <w:abstractNumId w:val="146"/>
  </w:num>
  <w:num w:numId="83">
    <w:abstractNumId w:val="73"/>
  </w:num>
  <w:num w:numId="84">
    <w:abstractNumId w:val="104"/>
  </w:num>
  <w:num w:numId="85">
    <w:abstractNumId w:val="204"/>
  </w:num>
  <w:num w:numId="86">
    <w:abstractNumId w:val="5"/>
  </w:num>
  <w:num w:numId="87">
    <w:abstractNumId w:val="253"/>
  </w:num>
  <w:num w:numId="88">
    <w:abstractNumId w:val="253"/>
  </w:num>
  <w:num w:numId="89">
    <w:abstractNumId w:val="96"/>
  </w:num>
  <w:num w:numId="90">
    <w:abstractNumId w:val="191"/>
  </w:num>
  <w:num w:numId="91">
    <w:abstractNumId w:val="162"/>
  </w:num>
  <w:num w:numId="92">
    <w:abstractNumId w:val="60"/>
  </w:num>
  <w:num w:numId="93">
    <w:abstractNumId w:val="249"/>
  </w:num>
  <w:num w:numId="94">
    <w:abstractNumId w:val="169"/>
  </w:num>
  <w:num w:numId="95">
    <w:abstractNumId w:val="253"/>
  </w:num>
  <w:num w:numId="96">
    <w:abstractNumId w:val="253"/>
  </w:num>
  <w:num w:numId="97">
    <w:abstractNumId w:val="86"/>
  </w:num>
  <w:num w:numId="98">
    <w:abstractNumId w:val="108"/>
  </w:num>
  <w:num w:numId="99">
    <w:abstractNumId w:val="136"/>
  </w:num>
  <w:num w:numId="100">
    <w:abstractNumId w:val="227"/>
  </w:num>
  <w:num w:numId="101">
    <w:abstractNumId w:val="123"/>
  </w:num>
  <w:num w:numId="102">
    <w:abstractNumId w:val="228"/>
  </w:num>
  <w:num w:numId="103">
    <w:abstractNumId w:val="188"/>
  </w:num>
  <w:num w:numId="104">
    <w:abstractNumId w:val="163"/>
  </w:num>
  <w:num w:numId="105">
    <w:abstractNumId w:val="145"/>
  </w:num>
  <w:num w:numId="106">
    <w:abstractNumId w:val="194"/>
  </w:num>
  <w:num w:numId="107">
    <w:abstractNumId w:val="125"/>
  </w:num>
  <w:num w:numId="108">
    <w:abstractNumId w:val="181"/>
  </w:num>
  <w:num w:numId="109">
    <w:abstractNumId w:val="95"/>
  </w:num>
  <w:num w:numId="110">
    <w:abstractNumId w:val="248"/>
  </w:num>
  <w:num w:numId="111">
    <w:abstractNumId w:val="83"/>
  </w:num>
  <w:num w:numId="112">
    <w:abstractNumId w:val="17"/>
  </w:num>
  <w:num w:numId="113">
    <w:abstractNumId w:val="49"/>
  </w:num>
  <w:num w:numId="114">
    <w:abstractNumId w:val="231"/>
  </w:num>
  <w:num w:numId="115">
    <w:abstractNumId w:val="211"/>
  </w:num>
  <w:num w:numId="116">
    <w:abstractNumId w:val="258"/>
  </w:num>
  <w:num w:numId="117">
    <w:abstractNumId w:val="92"/>
  </w:num>
  <w:num w:numId="118">
    <w:abstractNumId w:val="64"/>
  </w:num>
  <w:num w:numId="119">
    <w:abstractNumId w:val="197"/>
  </w:num>
  <w:num w:numId="120">
    <w:abstractNumId w:val="221"/>
  </w:num>
  <w:num w:numId="121">
    <w:abstractNumId w:val="242"/>
  </w:num>
  <w:num w:numId="122">
    <w:abstractNumId w:val="160"/>
  </w:num>
  <w:num w:numId="123">
    <w:abstractNumId w:val="110"/>
  </w:num>
  <w:num w:numId="124">
    <w:abstractNumId w:val="8"/>
  </w:num>
  <w:num w:numId="125">
    <w:abstractNumId w:val="264"/>
  </w:num>
  <w:num w:numId="126">
    <w:abstractNumId w:val="226"/>
  </w:num>
  <w:num w:numId="127">
    <w:abstractNumId w:val="189"/>
  </w:num>
  <w:num w:numId="128">
    <w:abstractNumId w:val="124"/>
  </w:num>
  <w:num w:numId="129">
    <w:abstractNumId w:val="132"/>
  </w:num>
  <w:num w:numId="130">
    <w:abstractNumId w:val="135"/>
  </w:num>
  <w:num w:numId="131">
    <w:abstractNumId w:val="192"/>
  </w:num>
  <w:num w:numId="132">
    <w:abstractNumId w:val="118"/>
  </w:num>
  <w:num w:numId="133">
    <w:abstractNumId w:val="93"/>
  </w:num>
  <w:num w:numId="134">
    <w:abstractNumId w:val="253"/>
  </w:num>
  <w:num w:numId="135">
    <w:abstractNumId w:val="253"/>
  </w:num>
  <w:num w:numId="136">
    <w:abstractNumId w:val="9"/>
  </w:num>
  <w:num w:numId="137">
    <w:abstractNumId w:val="77"/>
  </w:num>
  <w:num w:numId="138">
    <w:abstractNumId w:val="159"/>
  </w:num>
  <w:num w:numId="139">
    <w:abstractNumId w:val="22"/>
  </w:num>
  <w:num w:numId="140">
    <w:abstractNumId w:val="153"/>
  </w:num>
  <w:num w:numId="141">
    <w:abstractNumId w:val="44"/>
  </w:num>
  <w:num w:numId="142">
    <w:abstractNumId w:val="100"/>
  </w:num>
  <w:num w:numId="143">
    <w:abstractNumId w:val="97"/>
  </w:num>
  <w:num w:numId="144">
    <w:abstractNumId w:val="9"/>
  </w:num>
  <w:num w:numId="145">
    <w:abstractNumId w:val="9"/>
  </w:num>
  <w:num w:numId="146">
    <w:abstractNumId w:val="128"/>
  </w:num>
  <w:num w:numId="147">
    <w:abstractNumId w:val="150"/>
  </w:num>
  <w:num w:numId="148">
    <w:abstractNumId w:val="10"/>
  </w:num>
  <w:num w:numId="149">
    <w:abstractNumId w:val="27"/>
  </w:num>
  <w:num w:numId="150">
    <w:abstractNumId w:val="216"/>
  </w:num>
  <w:num w:numId="151">
    <w:abstractNumId w:val="94"/>
  </w:num>
  <w:num w:numId="152">
    <w:abstractNumId w:val="244"/>
  </w:num>
  <w:num w:numId="153">
    <w:abstractNumId w:val="79"/>
  </w:num>
  <w:num w:numId="154">
    <w:abstractNumId w:val="144"/>
  </w:num>
  <w:num w:numId="155">
    <w:abstractNumId w:val="71"/>
  </w:num>
  <w:num w:numId="156">
    <w:abstractNumId w:val="186"/>
  </w:num>
  <w:num w:numId="157">
    <w:abstractNumId w:val="254"/>
  </w:num>
  <w:num w:numId="158">
    <w:abstractNumId w:val="28"/>
  </w:num>
  <w:num w:numId="159">
    <w:abstractNumId w:val="202"/>
  </w:num>
  <w:num w:numId="160">
    <w:abstractNumId w:val="133"/>
  </w:num>
  <w:num w:numId="161">
    <w:abstractNumId w:val="38"/>
  </w:num>
  <w:num w:numId="162">
    <w:abstractNumId w:val="185"/>
  </w:num>
  <w:num w:numId="163">
    <w:abstractNumId w:val="45"/>
  </w:num>
  <w:num w:numId="164">
    <w:abstractNumId w:val="68"/>
  </w:num>
  <w:num w:numId="165">
    <w:abstractNumId w:val="9"/>
  </w:num>
  <w:num w:numId="166">
    <w:abstractNumId w:val="224"/>
  </w:num>
  <w:num w:numId="167">
    <w:abstractNumId w:val="142"/>
  </w:num>
  <w:num w:numId="168">
    <w:abstractNumId w:val="9"/>
  </w:num>
  <w:num w:numId="169">
    <w:abstractNumId w:val="214"/>
  </w:num>
  <w:num w:numId="170">
    <w:abstractNumId w:val="122"/>
  </w:num>
  <w:num w:numId="171">
    <w:abstractNumId w:val="117"/>
  </w:num>
  <w:num w:numId="172">
    <w:abstractNumId w:val="9"/>
  </w:num>
  <w:num w:numId="173">
    <w:abstractNumId w:val="9"/>
  </w:num>
  <w:num w:numId="174">
    <w:abstractNumId w:val="9"/>
  </w:num>
  <w:num w:numId="175">
    <w:abstractNumId w:val="209"/>
  </w:num>
  <w:num w:numId="176">
    <w:abstractNumId w:val="21"/>
  </w:num>
  <w:num w:numId="177">
    <w:abstractNumId w:val="9"/>
  </w:num>
  <w:num w:numId="178">
    <w:abstractNumId w:val="4"/>
  </w:num>
  <w:num w:numId="179">
    <w:abstractNumId w:val="238"/>
  </w:num>
  <w:num w:numId="180">
    <w:abstractNumId w:val="9"/>
  </w:num>
  <w:num w:numId="181">
    <w:abstractNumId w:val="20"/>
  </w:num>
  <w:num w:numId="182">
    <w:abstractNumId w:val="52"/>
  </w:num>
  <w:num w:numId="183">
    <w:abstractNumId w:val="72"/>
  </w:num>
  <w:num w:numId="184">
    <w:abstractNumId w:val="130"/>
  </w:num>
  <w:num w:numId="185">
    <w:abstractNumId w:val="172"/>
  </w:num>
  <w:num w:numId="186">
    <w:abstractNumId w:val="157"/>
  </w:num>
  <w:num w:numId="187">
    <w:abstractNumId w:val="126"/>
  </w:num>
  <w:num w:numId="188">
    <w:abstractNumId w:val="9"/>
  </w:num>
  <w:num w:numId="189">
    <w:abstractNumId w:val="9"/>
  </w:num>
  <w:num w:numId="190">
    <w:abstractNumId w:val="88"/>
  </w:num>
  <w:num w:numId="191">
    <w:abstractNumId w:val="210"/>
  </w:num>
  <w:num w:numId="192">
    <w:abstractNumId w:val="261"/>
  </w:num>
  <w:num w:numId="193">
    <w:abstractNumId w:val="89"/>
  </w:num>
  <w:num w:numId="194">
    <w:abstractNumId w:val="9"/>
  </w:num>
  <w:num w:numId="195">
    <w:abstractNumId w:val="24"/>
  </w:num>
  <w:num w:numId="196">
    <w:abstractNumId w:val="9"/>
  </w:num>
  <w:num w:numId="197">
    <w:abstractNumId w:val="9"/>
  </w:num>
  <w:num w:numId="198">
    <w:abstractNumId w:val="9"/>
  </w:num>
  <w:num w:numId="199">
    <w:abstractNumId w:val="80"/>
  </w:num>
  <w:num w:numId="200">
    <w:abstractNumId w:val="9"/>
  </w:num>
  <w:num w:numId="201">
    <w:abstractNumId w:val="50"/>
  </w:num>
  <w:num w:numId="202">
    <w:abstractNumId w:val="201"/>
  </w:num>
  <w:num w:numId="203">
    <w:abstractNumId w:val="9"/>
  </w:num>
  <w:num w:numId="204">
    <w:abstractNumId w:val="196"/>
  </w:num>
  <w:num w:numId="205">
    <w:abstractNumId w:val="16"/>
  </w:num>
  <w:num w:numId="206">
    <w:abstractNumId w:val="143"/>
  </w:num>
  <w:num w:numId="207">
    <w:abstractNumId w:val="9"/>
  </w:num>
  <w:num w:numId="208">
    <w:abstractNumId w:val="9"/>
  </w:num>
  <w:num w:numId="209">
    <w:abstractNumId w:val="177"/>
  </w:num>
  <w:num w:numId="210">
    <w:abstractNumId w:val="9"/>
  </w:num>
  <w:num w:numId="211">
    <w:abstractNumId w:val="168"/>
  </w:num>
  <w:num w:numId="212">
    <w:abstractNumId w:val="69"/>
  </w:num>
  <w:num w:numId="213">
    <w:abstractNumId w:val="176"/>
  </w:num>
  <w:num w:numId="214">
    <w:abstractNumId w:val="137"/>
  </w:num>
  <w:num w:numId="215">
    <w:abstractNumId w:val="251"/>
  </w:num>
  <w:num w:numId="216">
    <w:abstractNumId w:val="179"/>
  </w:num>
  <w:num w:numId="217">
    <w:abstractNumId w:val="207"/>
  </w:num>
  <w:num w:numId="218">
    <w:abstractNumId w:val="241"/>
  </w:num>
  <w:num w:numId="219">
    <w:abstractNumId w:val="91"/>
  </w:num>
  <w:num w:numId="220">
    <w:abstractNumId w:val="9"/>
  </w:num>
  <w:num w:numId="221">
    <w:abstractNumId w:val="9"/>
  </w:num>
  <w:num w:numId="222">
    <w:abstractNumId w:val="9"/>
  </w:num>
  <w:num w:numId="223">
    <w:abstractNumId w:val="9"/>
  </w:num>
  <w:num w:numId="224">
    <w:abstractNumId w:val="230"/>
  </w:num>
  <w:num w:numId="225">
    <w:abstractNumId w:val="9"/>
  </w:num>
  <w:num w:numId="226">
    <w:abstractNumId w:val="15"/>
  </w:num>
  <w:num w:numId="227">
    <w:abstractNumId w:val="9"/>
  </w:num>
  <w:num w:numId="228">
    <w:abstractNumId w:val="148"/>
  </w:num>
  <w:num w:numId="229">
    <w:abstractNumId w:val="40"/>
  </w:num>
  <w:num w:numId="230">
    <w:abstractNumId w:val="149"/>
  </w:num>
  <w:num w:numId="231">
    <w:abstractNumId w:val="121"/>
  </w:num>
  <w:num w:numId="232">
    <w:abstractNumId w:val="206"/>
  </w:num>
  <w:num w:numId="233">
    <w:abstractNumId w:val="190"/>
  </w:num>
  <w:num w:numId="234">
    <w:abstractNumId w:val="129"/>
  </w:num>
  <w:num w:numId="235">
    <w:abstractNumId w:val="63"/>
  </w:num>
  <w:num w:numId="236">
    <w:abstractNumId w:val="245"/>
  </w:num>
  <w:num w:numId="237">
    <w:abstractNumId w:val="134"/>
  </w:num>
  <w:num w:numId="238">
    <w:abstractNumId w:val="246"/>
  </w:num>
  <w:num w:numId="239">
    <w:abstractNumId w:val="55"/>
  </w:num>
  <w:num w:numId="240">
    <w:abstractNumId w:val="205"/>
  </w:num>
  <w:num w:numId="241">
    <w:abstractNumId w:val="239"/>
  </w:num>
  <w:num w:numId="242">
    <w:abstractNumId w:val="115"/>
  </w:num>
  <w:num w:numId="243">
    <w:abstractNumId w:val="103"/>
  </w:num>
  <w:num w:numId="244">
    <w:abstractNumId w:val="19"/>
  </w:num>
  <w:num w:numId="245">
    <w:abstractNumId w:val="198"/>
  </w:num>
  <w:num w:numId="246">
    <w:abstractNumId w:val="56"/>
  </w:num>
  <w:num w:numId="247">
    <w:abstractNumId w:val="166"/>
  </w:num>
  <w:num w:numId="248">
    <w:abstractNumId w:val="139"/>
  </w:num>
  <w:num w:numId="249">
    <w:abstractNumId w:val="53"/>
  </w:num>
  <w:num w:numId="250">
    <w:abstractNumId w:val="243"/>
  </w:num>
  <w:num w:numId="251">
    <w:abstractNumId w:val="215"/>
  </w:num>
  <w:num w:numId="252">
    <w:abstractNumId w:val="75"/>
  </w:num>
  <w:num w:numId="253">
    <w:abstractNumId w:val="43"/>
  </w:num>
  <w:num w:numId="254">
    <w:abstractNumId w:val="11"/>
  </w:num>
  <w:num w:numId="255">
    <w:abstractNumId w:val="236"/>
  </w:num>
  <w:num w:numId="256">
    <w:abstractNumId w:val="183"/>
  </w:num>
  <w:num w:numId="257">
    <w:abstractNumId w:val="42"/>
  </w:num>
  <w:num w:numId="258">
    <w:abstractNumId w:val="260"/>
  </w:num>
  <w:num w:numId="259">
    <w:abstractNumId w:val="266"/>
  </w:num>
  <w:num w:numId="260">
    <w:abstractNumId w:val="173"/>
  </w:num>
  <w:num w:numId="261">
    <w:abstractNumId w:val="66"/>
  </w:num>
  <w:num w:numId="262">
    <w:abstractNumId w:val="152"/>
  </w:num>
  <w:num w:numId="263">
    <w:abstractNumId w:val="67"/>
  </w:num>
  <w:num w:numId="264">
    <w:abstractNumId w:val="164"/>
  </w:num>
  <w:num w:numId="265">
    <w:abstractNumId w:val="48"/>
  </w:num>
  <w:num w:numId="266">
    <w:abstractNumId w:val="26"/>
  </w:num>
  <w:num w:numId="267">
    <w:abstractNumId w:val="171"/>
  </w:num>
  <w:num w:numId="268">
    <w:abstractNumId w:val="39"/>
  </w:num>
  <w:num w:numId="269">
    <w:abstractNumId w:val="35"/>
  </w:num>
  <w:num w:numId="270">
    <w:abstractNumId w:val="182"/>
  </w:num>
  <w:num w:numId="271">
    <w:abstractNumId w:val="156"/>
  </w:num>
  <w:num w:numId="272">
    <w:abstractNumId w:val="65"/>
  </w:num>
  <w:num w:numId="273">
    <w:abstractNumId w:val="78"/>
  </w:num>
  <w:num w:numId="274">
    <w:abstractNumId w:val="106"/>
  </w:num>
  <w:num w:numId="275">
    <w:abstractNumId w:val="109"/>
  </w:num>
  <w:num w:numId="276">
    <w:abstractNumId w:val="229"/>
  </w:num>
  <w:num w:numId="277">
    <w:abstractNumId w:val="222"/>
  </w:num>
  <w:num w:numId="278">
    <w:abstractNumId w:val="107"/>
  </w:num>
  <w:num w:numId="279">
    <w:abstractNumId w:val="180"/>
  </w:num>
  <w:num w:numId="280">
    <w:abstractNumId w:val="255"/>
  </w:num>
  <w:num w:numId="281">
    <w:abstractNumId w:val="1"/>
  </w:num>
  <w:num w:numId="282">
    <w:abstractNumId w:val="234"/>
  </w:num>
  <w:num w:numId="283">
    <w:abstractNumId w:val="62"/>
  </w:num>
  <w:num w:numId="284">
    <w:abstractNumId w:val="240"/>
  </w:num>
  <w:num w:numId="285">
    <w:abstractNumId w:val="256"/>
  </w:num>
  <w:num w:numId="286">
    <w:abstractNumId w:val="263"/>
  </w:num>
  <w:num w:numId="287">
    <w:abstractNumId w:val="174"/>
  </w:num>
  <w:num w:numId="288">
    <w:abstractNumId w:val="155"/>
  </w:num>
  <w:num w:numId="289">
    <w:abstractNumId w:val="250"/>
  </w:num>
  <w:num w:numId="290">
    <w:abstractNumId w:val="2"/>
  </w:num>
  <w:num w:numId="291">
    <w:abstractNumId w:val="167"/>
  </w:num>
  <w:num w:numId="292">
    <w:abstractNumId w:val="154"/>
  </w:num>
  <w:num w:numId="293">
    <w:abstractNumId w:val="127"/>
  </w:num>
  <w:num w:numId="294">
    <w:abstractNumId w:val="259"/>
  </w:num>
  <w:num w:numId="295">
    <w:abstractNumId w:val="6"/>
  </w:num>
  <w:num w:numId="296">
    <w:abstractNumId w:val="187"/>
  </w:num>
  <w:num w:numId="297">
    <w:abstractNumId w:val="114"/>
  </w:num>
  <w:num w:numId="298">
    <w:abstractNumId w:val="147"/>
  </w:num>
  <w:num w:numId="299">
    <w:abstractNumId w:val="37"/>
  </w:num>
  <w:num w:numId="300">
    <w:abstractNumId w:val="41"/>
  </w:num>
  <w:num w:numId="301">
    <w:abstractNumId w:val="70"/>
  </w:num>
  <w:num w:numId="302">
    <w:abstractNumId w:val="161"/>
  </w:num>
  <w:num w:numId="303">
    <w:abstractNumId w:val="3"/>
  </w:num>
  <w:num w:numId="304">
    <w:abstractNumId w:val="257"/>
  </w:num>
  <w:num w:numId="305">
    <w:abstractNumId w:val="219"/>
  </w:num>
  <w:num w:numId="306">
    <w:abstractNumId w:val="193"/>
  </w:num>
  <w:num w:numId="307">
    <w:abstractNumId w:val="14"/>
  </w:num>
  <w:num w:numId="308">
    <w:abstractNumId w:val="33"/>
  </w:num>
  <w:num w:numId="309">
    <w:abstractNumId w:val="31"/>
  </w:num>
  <w:num w:numId="310">
    <w:abstractNumId w:val="140"/>
  </w:num>
  <w:num w:numId="311">
    <w:abstractNumId w:val="99"/>
  </w:num>
  <w:num w:numId="312">
    <w:abstractNumId w:val="116"/>
  </w:num>
  <w:num w:numId="313">
    <w:abstractNumId w:val="101"/>
  </w:num>
  <w:num w:numId="314">
    <w:abstractNumId w:val="105"/>
  </w:num>
  <w:num w:numId="315">
    <w:abstractNumId w:val="199"/>
  </w:num>
  <w:num w:numId="316">
    <w:abstractNumId w:val="74"/>
  </w:num>
  <w:num w:numId="317">
    <w:abstractNumId w:val="36"/>
  </w:num>
  <w:num w:numId="318">
    <w:abstractNumId w:val="54"/>
  </w:num>
  <w:num w:numId="319">
    <w:abstractNumId w:val="7"/>
  </w:num>
  <w:num w:numId="320">
    <w:abstractNumId w:val="12"/>
  </w:num>
  <w:num w:numId="321">
    <w:abstractNumId w:val="85"/>
  </w:num>
  <w:num w:numId="322">
    <w:abstractNumId w:val="57"/>
  </w:num>
  <w:num w:numId="323">
    <w:abstractNumId w:val="9"/>
  </w:num>
  <w:num w:numId="324">
    <w:abstractNumId w:val="9"/>
  </w:num>
  <w:num w:numId="325">
    <w:abstractNumId w:val="9"/>
  </w:num>
  <w:num w:numId="326">
    <w:abstractNumId w:val="267"/>
  </w:num>
  <w:num w:numId="327">
    <w:abstractNumId w:val="32"/>
  </w:num>
  <w:num w:numId="328">
    <w:abstractNumId w:val="223"/>
  </w:num>
  <w:num w:numId="329">
    <w:abstractNumId w:val="184"/>
  </w:num>
  <w:num w:numId="330">
    <w:abstractNumId w:val="76"/>
  </w:num>
  <w:num w:numId="331">
    <w:abstractNumId w:val="247"/>
  </w:num>
  <w:num w:numId="332">
    <w:abstractNumId w:val="175"/>
  </w:num>
  <w:num w:numId="333">
    <w:abstractNumId w:val="47"/>
  </w:num>
  <w:num w:numId="334">
    <w:abstractNumId w:val="25"/>
  </w:num>
  <w:num w:numId="335">
    <w:abstractNumId w:val="82"/>
  </w:num>
  <w:num w:numId="336">
    <w:abstractNumId w:val="200"/>
  </w:num>
  <w:num w:numId="337">
    <w:abstractNumId w:val="158"/>
  </w:num>
  <w:num w:numId="338">
    <w:abstractNumId w:val="9"/>
  </w:num>
  <w:num w:numId="339">
    <w:abstractNumId w:val="9"/>
  </w:num>
  <w:num w:numId="340">
    <w:abstractNumId w:val="9"/>
  </w:num>
  <w:num w:numId="341">
    <w:abstractNumId w:val="9"/>
  </w:num>
  <w:num w:numId="342">
    <w:abstractNumId w:val="9"/>
  </w:num>
  <w:num w:numId="343">
    <w:abstractNumId w:val="9"/>
  </w:num>
  <w:num w:numId="344">
    <w:abstractNumId w:val="9"/>
  </w:num>
  <w:num w:numId="345">
    <w:abstractNumId w:val="9"/>
  </w:num>
  <w:num w:numId="346">
    <w:abstractNumId w:val="9"/>
  </w:num>
  <w:num w:numId="347">
    <w:abstractNumId w:val="9"/>
  </w:num>
  <w:num w:numId="348">
    <w:abstractNumId w:val="9"/>
  </w:num>
  <w:num w:numId="349">
    <w:abstractNumId w:val="9"/>
  </w:num>
  <w:num w:numId="350">
    <w:abstractNumId w:val="9"/>
  </w:num>
  <w:num w:numId="351">
    <w:abstractNumId w:val="9"/>
  </w:num>
  <w:num w:numId="352">
    <w:abstractNumId w:val="9"/>
  </w:num>
  <w:num w:numId="353">
    <w:abstractNumId w:val="9"/>
  </w:num>
  <w:num w:numId="354">
    <w:abstractNumId w:val="9"/>
  </w:num>
  <w:num w:numId="355">
    <w:abstractNumId w:val="58"/>
  </w:num>
  <w:num w:numId="356">
    <w:abstractNumId w:val="131"/>
  </w:num>
  <w:num w:numId="357">
    <w:abstractNumId w:val="203"/>
  </w:num>
  <w:num w:numId="358">
    <w:abstractNumId w:val="208"/>
  </w:num>
  <w:num w:numId="359">
    <w:abstractNumId w:val="111"/>
  </w:num>
  <w:num w:numId="360">
    <w:abstractNumId w:val="46"/>
  </w:num>
  <w:num w:numId="361">
    <w:abstractNumId w:val="81"/>
  </w:num>
  <w:num w:numId="362">
    <w:abstractNumId w:val="212"/>
  </w:num>
  <w:numIdMacAtCleanup w:val="3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un Jiranun">
    <w15:presenceInfo w15:providerId="Windows Live" w15:userId="62fdfa9e0b397a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674"/>
    <w:rsid w:val="00000748"/>
    <w:rsid w:val="00000C91"/>
    <w:rsid w:val="000043D9"/>
    <w:rsid w:val="00007F40"/>
    <w:rsid w:val="0001220B"/>
    <w:rsid w:val="000122E5"/>
    <w:rsid w:val="000123DB"/>
    <w:rsid w:val="0001299B"/>
    <w:rsid w:val="000148D1"/>
    <w:rsid w:val="00016CD7"/>
    <w:rsid w:val="00016D06"/>
    <w:rsid w:val="000207CC"/>
    <w:rsid w:val="000237BB"/>
    <w:rsid w:val="00023DA4"/>
    <w:rsid w:val="0002451F"/>
    <w:rsid w:val="00024A88"/>
    <w:rsid w:val="00030794"/>
    <w:rsid w:val="00031144"/>
    <w:rsid w:val="00033204"/>
    <w:rsid w:val="000371AF"/>
    <w:rsid w:val="00041E04"/>
    <w:rsid w:val="000427D8"/>
    <w:rsid w:val="00042DB7"/>
    <w:rsid w:val="00042EFE"/>
    <w:rsid w:val="00046F36"/>
    <w:rsid w:val="000512D9"/>
    <w:rsid w:val="000539F0"/>
    <w:rsid w:val="00053DDD"/>
    <w:rsid w:val="0006064A"/>
    <w:rsid w:val="00060C43"/>
    <w:rsid w:val="00062041"/>
    <w:rsid w:val="00062372"/>
    <w:rsid w:val="00062FB2"/>
    <w:rsid w:val="000630E4"/>
    <w:rsid w:val="000633CE"/>
    <w:rsid w:val="00063715"/>
    <w:rsid w:val="000638D7"/>
    <w:rsid w:val="0007160F"/>
    <w:rsid w:val="00072A05"/>
    <w:rsid w:val="000734E6"/>
    <w:rsid w:val="000749AB"/>
    <w:rsid w:val="00075AAB"/>
    <w:rsid w:val="00076CC2"/>
    <w:rsid w:val="000771C8"/>
    <w:rsid w:val="00080EEE"/>
    <w:rsid w:val="00081994"/>
    <w:rsid w:val="00082166"/>
    <w:rsid w:val="00084B6F"/>
    <w:rsid w:val="000863BD"/>
    <w:rsid w:val="0008711E"/>
    <w:rsid w:val="00087654"/>
    <w:rsid w:val="00087949"/>
    <w:rsid w:val="0009079C"/>
    <w:rsid w:val="00091C0A"/>
    <w:rsid w:val="00091F4E"/>
    <w:rsid w:val="0009261A"/>
    <w:rsid w:val="00092E49"/>
    <w:rsid w:val="000930FB"/>
    <w:rsid w:val="0009312D"/>
    <w:rsid w:val="00095842"/>
    <w:rsid w:val="00096BD2"/>
    <w:rsid w:val="000976E2"/>
    <w:rsid w:val="00097F48"/>
    <w:rsid w:val="000A06C2"/>
    <w:rsid w:val="000A0C11"/>
    <w:rsid w:val="000A0C29"/>
    <w:rsid w:val="000A0E15"/>
    <w:rsid w:val="000A29E8"/>
    <w:rsid w:val="000A3E93"/>
    <w:rsid w:val="000A467B"/>
    <w:rsid w:val="000A4829"/>
    <w:rsid w:val="000B0F8B"/>
    <w:rsid w:val="000B247C"/>
    <w:rsid w:val="000B2BE6"/>
    <w:rsid w:val="000B4692"/>
    <w:rsid w:val="000C0897"/>
    <w:rsid w:val="000C09E7"/>
    <w:rsid w:val="000C24CE"/>
    <w:rsid w:val="000C2E97"/>
    <w:rsid w:val="000C730B"/>
    <w:rsid w:val="000C7E2A"/>
    <w:rsid w:val="000D013E"/>
    <w:rsid w:val="000D0C94"/>
    <w:rsid w:val="000D366A"/>
    <w:rsid w:val="000D379C"/>
    <w:rsid w:val="000D3877"/>
    <w:rsid w:val="000D3D06"/>
    <w:rsid w:val="000D41A6"/>
    <w:rsid w:val="000D4217"/>
    <w:rsid w:val="000D4776"/>
    <w:rsid w:val="000D5431"/>
    <w:rsid w:val="000D6540"/>
    <w:rsid w:val="000D73DD"/>
    <w:rsid w:val="000D7FD2"/>
    <w:rsid w:val="000E1494"/>
    <w:rsid w:val="000E2E31"/>
    <w:rsid w:val="000E398E"/>
    <w:rsid w:val="000E536B"/>
    <w:rsid w:val="000E5514"/>
    <w:rsid w:val="000E5754"/>
    <w:rsid w:val="000E5EB2"/>
    <w:rsid w:val="000F144E"/>
    <w:rsid w:val="000F1F96"/>
    <w:rsid w:val="000F27C3"/>
    <w:rsid w:val="000F5173"/>
    <w:rsid w:val="00100F61"/>
    <w:rsid w:val="001022F3"/>
    <w:rsid w:val="00102C99"/>
    <w:rsid w:val="00103030"/>
    <w:rsid w:val="00104621"/>
    <w:rsid w:val="00106B10"/>
    <w:rsid w:val="0010704F"/>
    <w:rsid w:val="00110268"/>
    <w:rsid w:val="00111D89"/>
    <w:rsid w:val="00112062"/>
    <w:rsid w:val="00112085"/>
    <w:rsid w:val="00116568"/>
    <w:rsid w:val="001166A9"/>
    <w:rsid w:val="001168BC"/>
    <w:rsid w:val="00117B2F"/>
    <w:rsid w:val="00120C69"/>
    <w:rsid w:val="001216AB"/>
    <w:rsid w:val="00122A1A"/>
    <w:rsid w:val="0012306E"/>
    <w:rsid w:val="001231CC"/>
    <w:rsid w:val="0012344F"/>
    <w:rsid w:val="0012556F"/>
    <w:rsid w:val="0012776E"/>
    <w:rsid w:val="00127843"/>
    <w:rsid w:val="00127EC2"/>
    <w:rsid w:val="001306E7"/>
    <w:rsid w:val="001333FF"/>
    <w:rsid w:val="00133669"/>
    <w:rsid w:val="00135153"/>
    <w:rsid w:val="00136A0C"/>
    <w:rsid w:val="00136C4B"/>
    <w:rsid w:val="00137C0A"/>
    <w:rsid w:val="00140230"/>
    <w:rsid w:val="001436BE"/>
    <w:rsid w:val="001445B6"/>
    <w:rsid w:val="00146C39"/>
    <w:rsid w:val="001504D2"/>
    <w:rsid w:val="00153B78"/>
    <w:rsid w:val="00153DB8"/>
    <w:rsid w:val="00154C06"/>
    <w:rsid w:val="00154CB5"/>
    <w:rsid w:val="00154E43"/>
    <w:rsid w:val="00154E9E"/>
    <w:rsid w:val="0015521E"/>
    <w:rsid w:val="00156089"/>
    <w:rsid w:val="0015699B"/>
    <w:rsid w:val="00160E5E"/>
    <w:rsid w:val="001641E1"/>
    <w:rsid w:val="00164962"/>
    <w:rsid w:val="00165C99"/>
    <w:rsid w:val="00167FCA"/>
    <w:rsid w:val="00171378"/>
    <w:rsid w:val="0017145E"/>
    <w:rsid w:val="00172D0F"/>
    <w:rsid w:val="00174E93"/>
    <w:rsid w:val="00176466"/>
    <w:rsid w:val="00177542"/>
    <w:rsid w:val="0017780D"/>
    <w:rsid w:val="0017781C"/>
    <w:rsid w:val="00177AAD"/>
    <w:rsid w:val="00177EBE"/>
    <w:rsid w:val="0018555A"/>
    <w:rsid w:val="00185E6B"/>
    <w:rsid w:val="00190EEC"/>
    <w:rsid w:val="00193430"/>
    <w:rsid w:val="001941DF"/>
    <w:rsid w:val="00194575"/>
    <w:rsid w:val="00194F2C"/>
    <w:rsid w:val="001958CC"/>
    <w:rsid w:val="00195F94"/>
    <w:rsid w:val="001960A7"/>
    <w:rsid w:val="00196463"/>
    <w:rsid w:val="001A180C"/>
    <w:rsid w:val="001A2EBF"/>
    <w:rsid w:val="001A74A4"/>
    <w:rsid w:val="001B00D6"/>
    <w:rsid w:val="001B016A"/>
    <w:rsid w:val="001B2577"/>
    <w:rsid w:val="001B2E40"/>
    <w:rsid w:val="001B3674"/>
    <w:rsid w:val="001B543A"/>
    <w:rsid w:val="001B66E8"/>
    <w:rsid w:val="001B7AF4"/>
    <w:rsid w:val="001C2674"/>
    <w:rsid w:val="001C31BF"/>
    <w:rsid w:val="001C35ED"/>
    <w:rsid w:val="001C44D3"/>
    <w:rsid w:val="001C6446"/>
    <w:rsid w:val="001C72DF"/>
    <w:rsid w:val="001D0DE8"/>
    <w:rsid w:val="001D32B0"/>
    <w:rsid w:val="001D38B5"/>
    <w:rsid w:val="001D44A2"/>
    <w:rsid w:val="001D6F01"/>
    <w:rsid w:val="001E0A53"/>
    <w:rsid w:val="001E4FDA"/>
    <w:rsid w:val="001E584F"/>
    <w:rsid w:val="001E59E4"/>
    <w:rsid w:val="001E733E"/>
    <w:rsid w:val="001E7B3F"/>
    <w:rsid w:val="001E7E79"/>
    <w:rsid w:val="001F09BB"/>
    <w:rsid w:val="001F1CCB"/>
    <w:rsid w:val="001F1F56"/>
    <w:rsid w:val="001F2D4E"/>
    <w:rsid w:val="001F68D7"/>
    <w:rsid w:val="00200526"/>
    <w:rsid w:val="0021054C"/>
    <w:rsid w:val="002107AF"/>
    <w:rsid w:val="00212E14"/>
    <w:rsid w:val="00213EC9"/>
    <w:rsid w:val="0021405C"/>
    <w:rsid w:val="002143EE"/>
    <w:rsid w:val="00215139"/>
    <w:rsid w:val="002166B2"/>
    <w:rsid w:val="00220E2C"/>
    <w:rsid w:val="00220E5A"/>
    <w:rsid w:val="00220F9F"/>
    <w:rsid w:val="00221859"/>
    <w:rsid w:val="0022273C"/>
    <w:rsid w:val="00223DC8"/>
    <w:rsid w:val="00225851"/>
    <w:rsid w:val="00227C60"/>
    <w:rsid w:val="00230569"/>
    <w:rsid w:val="00232BD9"/>
    <w:rsid w:val="00235638"/>
    <w:rsid w:val="00236802"/>
    <w:rsid w:val="0023682E"/>
    <w:rsid w:val="00237D6F"/>
    <w:rsid w:val="002401AA"/>
    <w:rsid w:val="002406FC"/>
    <w:rsid w:val="00240DD1"/>
    <w:rsid w:val="00240E4D"/>
    <w:rsid w:val="00242BB6"/>
    <w:rsid w:val="00242F07"/>
    <w:rsid w:val="002430C0"/>
    <w:rsid w:val="002435B0"/>
    <w:rsid w:val="00243D18"/>
    <w:rsid w:val="00247FC3"/>
    <w:rsid w:val="00250D76"/>
    <w:rsid w:val="002526E1"/>
    <w:rsid w:val="00252F66"/>
    <w:rsid w:val="00253345"/>
    <w:rsid w:val="00257670"/>
    <w:rsid w:val="00261D92"/>
    <w:rsid w:val="00267876"/>
    <w:rsid w:val="00267D23"/>
    <w:rsid w:val="00271953"/>
    <w:rsid w:val="002721FE"/>
    <w:rsid w:val="00272249"/>
    <w:rsid w:val="00273832"/>
    <w:rsid w:val="0027582E"/>
    <w:rsid w:val="00281EF1"/>
    <w:rsid w:val="00283D10"/>
    <w:rsid w:val="002908B4"/>
    <w:rsid w:val="00291461"/>
    <w:rsid w:val="00291A03"/>
    <w:rsid w:val="00293CE7"/>
    <w:rsid w:val="00294D41"/>
    <w:rsid w:val="002958E5"/>
    <w:rsid w:val="00296311"/>
    <w:rsid w:val="002966F4"/>
    <w:rsid w:val="002975E8"/>
    <w:rsid w:val="002A06DC"/>
    <w:rsid w:val="002A0CFE"/>
    <w:rsid w:val="002A16BF"/>
    <w:rsid w:val="002A410C"/>
    <w:rsid w:val="002A4EA6"/>
    <w:rsid w:val="002A4FA6"/>
    <w:rsid w:val="002A633A"/>
    <w:rsid w:val="002A69BB"/>
    <w:rsid w:val="002A7673"/>
    <w:rsid w:val="002B0CB1"/>
    <w:rsid w:val="002B11AD"/>
    <w:rsid w:val="002B1A2E"/>
    <w:rsid w:val="002C13D1"/>
    <w:rsid w:val="002C17C9"/>
    <w:rsid w:val="002C1AF2"/>
    <w:rsid w:val="002C33F3"/>
    <w:rsid w:val="002C4F14"/>
    <w:rsid w:val="002C5C53"/>
    <w:rsid w:val="002C68E0"/>
    <w:rsid w:val="002C74D9"/>
    <w:rsid w:val="002D11E3"/>
    <w:rsid w:val="002D17A8"/>
    <w:rsid w:val="002D1ED1"/>
    <w:rsid w:val="002D3B7D"/>
    <w:rsid w:val="002D4A47"/>
    <w:rsid w:val="002D5466"/>
    <w:rsid w:val="002D5B08"/>
    <w:rsid w:val="002D7284"/>
    <w:rsid w:val="002D784C"/>
    <w:rsid w:val="002D7CE7"/>
    <w:rsid w:val="002E1A29"/>
    <w:rsid w:val="002E4699"/>
    <w:rsid w:val="002E65A7"/>
    <w:rsid w:val="002E7452"/>
    <w:rsid w:val="002F2DC3"/>
    <w:rsid w:val="002F3481"/>
    <w:rsid w:val="002F37E1"/>
    <w:rsid w:val="002F4F98"/>
    <w:rsid w:val="002F56FD"/>
    <w:rsid w:val="002F57EA"/>
    <w:rsid w:val="002F59F0"/>
    <w:rsid w:val="002F5D1E"/>
    <w:rsid w:val="003006E1"/>
    <w:rsid w:val="00302F6C"/>
    <w:rsid w:val="003038B7"/>
    <w:rsid w:val="003057E1"/>
    <w:rsid w:val="003123E2"/>
    <w:rsid w:val="00313ABF"/>
    <w:rsid w:val="00320B0F"/>
    <w:rsid w:val="003211AC"/>
    <w:rsid w:val="00323873"/>
    <w:rsid w:val="0032438B"/>
    <w:rsid w:val="003271EF"/>
    <w:rsid w:val="00327D1F"/>
    <w:rsid w:val="00332CE7"/>
    <w:rsid w:val="003343F2"/>
    <w:rsid w:val="0033477E"/>
    <w:rsid w:val="0033667A"/>
    <w:rsid w:val="00336834"/>
    <w:rsid w:val="00337E7A"/>
    <w:rsid w:val="0034083D"/>
    <w:rsid w:val="00341583"/>
    <w:rsid w:val="00342A2E"/>
    <w:rsid w:val="00346591"/>
    <w:rsid w:val="00350E56"/>
    <w:rsid w:val="0035104B"/>
    <w:rsid w:val="00351C9F"/>
    <w:rsid w:val="00354711"/>
    <w:rsid w:val="003547C0"/>
    <w:rsid w:val="0035516C"/>
    <w:rsid w:val="00355A74"/>
    <w:rsid w:val="003560B4"/>
    <w:rsid w:val="00356CE3"/>
    <w:rsid w:val="00361B25"/>
    <w:rsid w:val="00361D4E"/>
    <w:rsid w:val="00363663"/>
    <w:rsid w:val="00365CC5"/>
    <w:rsid w:val="00367BD5"/>
    <w:rsid w:val="00367FE5"/>
    <w:rsid w:val="00371BAF"/>
    <w:rsid w:val="003726E9"/>
    <w:rsid w:val="0037322E"/>
    <w:rsid w:val="003746FB"/>
    <w:rsid w:val="00374A15"/>
    <w:rsid w:val="003760D4"/>
    <w:rsid w:val="00376998"/>
    <w:rsid w:val="00377C28"/>
    <w:rsid w:val="00382BDE"/>
    <w:rsid w:val="00383829"/>
    <w:rsid w:val="003854CC"/>
    <w:rsid w:val="0038577D"/>
    <w:rsid w:val="003860DC"/>
    <w:rsid w:val="003870EA"/>
    <w:rsid w:val="0039038B"/>
    <w:rsid w:val="00390AA4"/>
    <w:rsid w:val="00392C20"/>
    <w:rsid w:val="00392DE3"/>
    <w:rsid w:val="003959E0"/>
    <w:rsid w:val="00397AC2"/>
    <w:rsid w:val="003A19BC"/>
    <w:rsid w:val="003A64CF"/>
    <w:rsid w:val="003B23CF"/>
    <w:rsid w:val="003B2AAD"/>
    <w:rsid w:val="003B2ACE"/>
    <w:rsid w:val="003B32E9"/>
    <w:rsid w:val="003B3EE9"/>
    <w:rsid w:val="003B65C2"/>
    <w:rsid w:val="003B7336"/>
    <w:rsid w:val="003B784E"/>
    <w:rsid w:val="003B7D20"/>
    <w:rsid w:val="003C08E8"/>
    <w:rsid w:val="003C13B6"/>
    <w:rsid w:val="003C2423"/>
    <w:rsid w:val="003C3407"/>
    <w:rsid w:val="003C5CE7"/>
    <w:rsid w:val="003C6377"/>
    <w:rsid w:val="003C7FEF"/>
    <w:rsid w:val="003D63AD"/>
    <w:rsid w:val="003D6656"/>
    <w:rsid w:val="003D69D8"/>
    <w:rsid w:val="003E304D"/>
    <w:rsid w:val="003E4D64"/>
    <w:rsid w:val="003E53B6"/>
    <w:rsid w:val="003E5978"/>
    <w:rsid w:val="003E5B72"/>
    <w:rsid w:val="003E6E9A"/>
    <w:rsid w:val="003E7A73"/>
    <w:rsid w:val="003F219F"/>
    <w:rsid w:val="003F2AEA"/>
    <w:rsid w:val="003F2C7C"/>
    <w:rsid w:val="003F2EC8"/>
    <w:rsid w:val="003F31EC"/>
    <w:rsid w:val="003F54BB"/>
    <w:rsid w:val="003F6EB8"/>
    <w:rsid w:val="003F7AAA"/>
    <w:rsid w:val="0040084D"/>
    <w:rsid w:val="00400D44"/>
    <w:rsid w:val="00401C85"/>
    <w:rsid w:val="00401FA5"/>
    <w:rsid w:val="00402ED5"/>
    <w:rsid w:val="00403591"/>
    <w:rsid w:val="00404C08"/>
    <w:rsid w:val="004067AC"/>
    <w:rsid w:val="0040774B"/>
    <w:rsid w:val="004079E7"/>
    <w:rsid w:val="00411E65"/>
    <w:rsid w:val="0041349D"/>
    <w:rsid w:val="004137C1"/>
    <w:rsid w:val="00414E51"/>
    <w:rsid w:val="00420262"/>
    <w:rsid w:val="00424A26"/>
    <w:rsid w:val="00424B2C"/>
    <w:rsid w:val="00424D71"/>
    <w:rsid w:val="004250D7"/>
    <w:rsid w:val="004264A3"/>
    <w:rsid w:val="00426805"/>
    <w:rsid w:val="00426E66"/>
    <w:rsid w:val="0042719F"/>
    <w:rsid w:val="004308A3"/>
    <w:rsid w:val="00431D6B"/>
    <w:rsid w:val="004348C7"/>
    <w:rsid w:val="00434F82"/>
    <w:rsid w:val="004355B6"/>
    <w:rsid w:val="00435F0C"/>
    <w:rsid w:val="00436866"/>
    <w:rsid w:val="00441B67"/>
    <w:rsid w:val="00444997"/>
    <w:rsid w:val="00445852"/>
    <w:rsid w:val="00451EBE"/>
    <w:rsid w:val="004526FD"/>
    <w:rsid w:val="004527AA"/>
    <w:rsid w:val="004535F8"/>
    <w:rsid w:val="00455F77"/>
    <w:rsid w:val="00462CF5"/>
    <w:rsid w:val="00464802"/>
    <w:rsid w:val="00465B29"/>
    <w:rsid w:val="00466E91"/>
    <w:rsid w:val="00467923"/>
    <w:rsid w:val="00471A40"/>
    <w:rsid w:val="00473D07"/>
    <w:rsid w:val="00473EE8"/>
    <w:rsid w:val="004741CE"/>
    <w:rsid w:val="00474D1F"/>
    <w:rsid w:val="004757BB"/>
    <w:rsid w:val="004757BE"/>
    <w:rsid w:val="00476DB7"/>
    <w:rsid w:val="00480452"/>
    <w:rsid w:val="0048124E"/>
    <w:rsid w:val="00483BBF"/>
    <w:rsid w:val="00484A97"/>
    <w:rsid w:val="004851A5"/>
    <w:rsid w:val="0048629C"/>
    <w:rsid w:val="00490A85"/>
    <w:rsid w:val="00491F1A"/>
    <w:rsid w:val="00493729"/>
    <w:rsid w:val="004941A6"/>
    <w:rsid w:val="00494E0A"/>
    <w:rsid w:val="00495518"/>
    <w:rsid w:val="00495DE6"/>
    <w:rsid w:val="004960D8"/>
    <w:rsid w:val="004963CF"/>
    <w:rsid w:val="0049754E"/>
    <w:rsid w:val="004A0724"/>
    <w:rsid w:val="004A257C"/>
    <w:rsid w:val="004A3097"/>
    <w:rsid w:val="004A4858"/>
    <w:rsid w:val="004A59CA"/>
    <w:rsid w:val="004A5C41"/>
    <w:rsid w:val="004A694E"/>
    <w:rsid w:val="004B30AF"/>
    <w:rsid w:val="004B3238"/>
    <w:rsid w:val="004B4B62"/>
    <w:rsid w:val="004B5083"/>
    <w:rsid w:val="004B55B7"/>
    <w:rsid w:val="004B7829"/>
    <w:rsid w:val="004C2E92"/>
    <w:rsid w:val="004C3C10"/>
    <w:rsid w:val="004C3EDB"/>
    <w:rsid w:val="004C6A49"/>
    <w:rsid w:val="004C7361"/>
    <w:rsid w:val="004C74C3"/>
    <w:rsid w:val="004D0094"/>
    <w:rsid w:val="004D216F"/>
    <w:rsid w:val="004D4829"/>
    <w:rsid w:val="004D5589"/>
    <w:rsid w:val="004D56FC"/>
    <w:rsid w:val="004D7423"/>
    <w:rsid w:val="004E0FB4"/>
    <w:rsid w:val="004E1A1A"/>
    <w:rsid w:val="004E20AD"/>
    <w:rsid w:val="004E2C42"/>
    <w:rsid w:val="004E400C"/>
    <w:rsid w:val="004E47DA"/>
    <w:rsid w:val="004E47DF"/>
    <w:rsid w:val="004E604E"/>
    <w:rsid w:val="004E6C30"/>
    <w:rsid w:val="004E6F36"/>
    <w:rsid w:val="004E7B6F"/>
    <w:rsid w:val="004E7DD7"/>
    <w:rsid w:val="004F030A"/>
    <w:rsid w:val="004F04A9"/>
    <w:rsid w:val="004F1219"/>
    <w:rsid w:val="004F1DBC"/>
    <w:rsid w:val="004F2286"/>
    <w:rsid w:val="004F36CF"/>
    <w:rsid w:val="004F68A3"/>
    <w:rsid w:val="004F7050"/>
    <w:rsid w:val="005008F9"/>
    <w:rsid w:val="00501A24"/>
    <w:rsid w:val="00502D52"/>
    <w:rsid w:val="00502E47"/>
    <w:rsid w:val="00504049"/>
    <w:rsid w:val="00504AAF"/>
    <w:rsid w:val="00504C93"/>
    <w:rsid w:val="00504DF9"/>
    <w:rsid w:val="005069FC"/>
    <w:rsid w:val="00506AD7"/>
    <w:rsid w:val="00507A33"/>
    <w:rsid w:val="00510685"/>
    <w:rsid w:val="00512C24"/>
    <w:rsid w:val="00512FC5"/>
    <w:rsid w:val="00513AEF"/>
    <w:rsid w:val="00514AF8"/>
    <w:rsid w:val="005156A2"/>
    <w:rsid w:val="00516E56"/>
    <w:rsid w:val="00520617"/>
    <w:rsid w:val="00521F1B"/>
    <w:rsid w:val="0052330B"/>
    <w:rsid w:val="00526BCE"/>
    <w:rsid w:val="00526E19"/>
    <w:rsid w:val="00530FE1"/>
    <w:rsid w:val="0053375D"/>
    <w:rsid w:val="00534FA4"/>
    <w:rsid w:val="005405AC"/>
    <w:rsid w:val="00540A94"/>
    <w:rsid w:val="00543997"/>
    <w:rsid w:val="00543E81"/>
    <w:rsid w:val="00545885"/>
    <w:rsid w:val="0054597C"/>
    <w:rsid w:val="005462EC"/>
    <w:rsid w:val="005466AC"/>
    <w:rsid w:val="00547D5F"/>
    <w:rsid w:val="00551249"/>
    <w:rsid w:val="00552C90"/>
    <w:rsid w:val="005535EF"/>
    <w:rsid w:val="00554D84"/>
    <w:rsid w:val="00554DB6"/>
    <w:rsid w:val="00555D25"/>
    <w:rsid w:val="00556F1E"/>
    <w:rsid w:val="005570D3"/>
    <w:rsid w:val="00557280"/>
    <w:rsid w:val="0055786A"/>
    <w:rsid w:val="0056066F"/>
    <w:rsid w:val="005644C1"/>
    <w:rsid w:val="00565067"/>
    <w:rsid w:val="00565E65"/>
    <w:rsid w:val="00567F5D"/>
    <w:rsid w:val="00572421"/>
    <w:rsid w:val="00572FB8"/>
    <w:rsid w:val="00574B0D"/>
    <w:rsid w:val="005801E2"/>
    <w:rsid w:val="0058131A"/>
    <w:rsid w:val="00581DF4"/>
    <w:rsid w:val="005841FB"/>
    <w:rsid w:val="005877DB"/>
    <w:rsid w:val="0059175D"/>
    <w:rsid w:val="00591BCA"/>
    <w:rsid w:val="0059689D"/>
    <w:rsid w:val="005973F7"/>
    <w:rsid w:val="005A0637"/>
    <w:rsid w:val="005A1C92"/>
    <w:rsid w:val="005A2005"/>
    <w:rsid w:val="005A43F0"/>
    <w:rsid w:val="005A51AC"/>
    <w:rsid w:val="005A66E3"/>
    <w:rsid w:val="005A791D"/>
    <w:rsid w:val="005A7E6C"/>
    <w:rsid w:val="005B03A3"/>
    <w:rsid w:val="005B1330"/>
    <w:rsid w:val="005B2E4D"/>
    <w:rsid w:val="005B4D63"/>
    <w:rsid w:val="005B668B"/>
    <w:rsid w:val="005B6D39"/>
    <w:rsid w:val="005C14FE"/>
    <w:rsid w:val="005C1FDD"/>
    <w:rsid w:val="005C31C1"/>
    <w:rsid w:val="005C3BDE"/>
    <w:rsid w:val="005C4090"/>
    <w:rsid w:val="005C502B"/>
    <w:rsid w:val="005C547B"/>
    <w:rsid w:val="005C70CE"/>
    <w:rsid w:val="005C788C"/>
    <w:rsid w:val="005D0310"/>
    <w:rsid w:val="005D0CD9"/>
    <w:rsid w:val="005D2D14"/>
    <w:rsid w:val="005D5F48"/>
    <w:rsid w:val="005D66E3"/>
    <w:rsid w:val="005D6F51"/>
    <w:rsid w:val="005E1DCF"/>
    <w:rsid w:val="005E5AFD"/>
    <w:rsid w:val="005E616C"/>
    <w:rsid w:val="005F01E1"/>
    <w:rsid w:val="005F0200"/>
    <w:rsid w:val="005F15F8"/>
    <w:rsid w:val="005F2A73"/>
    <w:rsid w:val="005F31A5"/>
    <w:rsid w:val="005F3649"/>
    <w:rsid w:val="005F46F0"/>
    <w:rsid w:val="005F49FE"/>
    <w:rsid w:val="005F715F"/>
    <w:rsid w:val="006002C3"/>
    <w:rsid w:val="00601A67"/>
    <w:rsid w:val="006023E2"/>
    <w:rsid w:val="00604563"/>
    <w:rsid w:val="00605088"/>
    <w:rsid w:val="00605C5E"/>
    <w:rsid w:val="00606919"/>
    <w:rsid w:val="0060694C"/>
    <w:rsid w:val="00606C0C"/>
    <w:rsid w:val="0060742F"/>
    <w:rsid w:val="0060755C"/>
    <w:rsid w:val="00607858"/>
    <w:rsid w:val="006134ED"/>
    <w:rsid w:val="00613563"/>
    <w:rsid w:val="00613C6C"/>
    <w:rsid w:val="00614161"/>
    <w:rsid w:val="00614850"/>
    <w:rsid w:val="00614BA5"/>
    <w:rsid w:val="00615635"/>
    <w:rsid w:val="006166F9"/>
    <w:rsid w:val="006175CF"/>
    <w:rsid w:val="00621455"/>
    <w:rsid w:val="0062393A"/>
    <w:rsid w:val="00625429"/>
    <w:rsid w:val="006263AA"/>
    <w:rsid w:val="00627BA1"/>
    <w:rsid w:val="00627E62"/>
    <w:rsid w:val="00632272"/>
    <w:rsid w:val="00632C96"/>
    <w:rsid w:val="0063302E"/>
    <w:rsid w:val="00634681"/>
    <w:rsid w:val="00637E94"/>
    <w:rsid w:val="00640793"/>
    <w:rsid w:val="0064116F"/>
    <w:rsid w:val="00641E24"/>
    <w:rsid w:val="00644605"/>
    <w:rsid w:val="0064535C"/>
    <w:rsid w:val="00645A98"/>
    <w:rsid w:val="00646BD2"/>
    <w:rsid w:val="00650A89"/>
    <w:rsid w:val="006513B2"/>
    <w:rsid w:val="006528CB"/>
    <w:rsid w:val="00654170"/>
    <w:rsid w:val="00654662"/>
    <w:rsid w:val="00655E0C"/>
    <w:rsid w:val="00660F38"/>
    <w:rsid w:val="00662652"/>
    <w:rsid w:val="00662A21"/>
    <w:rsid w:val="0066385E"/>
    <w:rsid w:val="00665772"/>
    <w:rsid w:val="006659BD"/>
    <w:rsid w:val="00666D2A"/>
    <w:rsid w:val="0067001D"/>
    <w:rsid w:val="00670955"/>
    <w:rsid w:val="00671623"/>
    <w:rsid w:val="00672BAE"/>
    <w:rsid w:val="0067485A"/>
    <w:rsid w:val="0067521A"/>
    <w:rsid w:val="0067531D"/>
    <w:rsid w:val="00675B03"/>
    <w:rsid w:val="00677BFD"/>
    <w:rsid w:val="00680A84"/>
    <w:rsid w:val="00687806"/>
    <w:rsid w:val="00691D28"/>
    <w:rsid w:val="0069275C"/>
    <w:rsid w:val="006A062F"/>
    <w:rsid w:val="006A104A"/>
    <w:rsid w:val="006A3DF7"/>
    <w:rsid w:val="006A4910"/>
    <w:rsid w:val="006A5073"/>
    <w:rsid w:val="006A7DA8"/>
    <w:rsid w:val="006B01D0"/>
    <w:rsid w:val="006B04BB"/>
    <w:rsid w:val="006B1544"/>
    <w:rsid w:val="006B2A73"/>
    <w:rsid w:val="006B2CFF"/>
    <w:rsid w:val="006B35DF"/>
    <w:rsid w:val="006B4437"/>
    <w:rsid w:val="006B6750"/>
    <w:rsid w:val="006B6D45"/>
    <w:rsid w:val="006C0B2D"/>
    <w:rsid w:val="006C0F72"/>
    <w:rsid w:val="006C1738"/>
    <w:rsid w:val="006C20FF"/>
    <w:rsid w:val="006C2D98"/>
    <w:rsid w:val="006C385F"/>
    <w:rsid w:val="006C3C03"/>
    <w:rsid w:val="006C3C15"/>
    <w:rsid w:val="006C4150"/>
    <w:rsid w:val="006C5624"/>
    <w:rsid w:val="006C5B3F"/>
    <w:rsid w:val="006C62A6"/>
    <w:rsid w:val="006C717F"/>
    <w:rsid w:val="006C7B75"/>
    <w:rsid w:val="006C7FBD"/>
    <w:rsid w:val="006D0F84"/>
    <w:rsid w:val="006D1258"/>
    <w:rsid w:val="006D16F3"/>
    <w:rsid w:val="006D1E9B"/>
    <w:rsid w:val="006D217D"/>
    <w:rsid w:val="006D3D21"/>
    <w:rsid w:val="006D7061"/>
    <w:rsid w:val="006E06F1"/>
    <w:rsid w:val="006E07FA"/>
    <w:rsid w:val="006E09AB"/>
    <w:rsid w:val="006E0AB5"/>
    <w:rsid w:val="006E1616"/>
    <w:rsid w:val="006E20E4"/>
    <w:rsid w:val="006E2847"/>
    <w:rsid w:val="006E3482"/>
    <w:rsid w:val="006E72C1"/>
    <w:rsid w:val="006F0D54"/>
    <w:rsid w:val="006F0DF2"/>
    <w:rsid w:val="006F10BC"/>
    <w:rsid w:val="006F140F"/>
    <w:rsid w:val="006F4E53"/>
    <w:rsid w:val="006F6088"/>
    <w:rsid w:val="006F6F64"/>
    <w:rsid w:val="00703814"/>
    <w:rsid w:val="00704329"/>
    <w:rsid w:val="007051EC"/>
    <w:rsid w:val="007055C2"/>
    <w:rsid w:val="0070696E"/>
    <w:rsid w:val="00710BE1"/>
    <w:rsid w:val="0071273B"/>
    <w:rsid w:val="00713B3A"/>
    <w:rsid w:val="00714AD0"/>
    <w:rsid w:val="00715DFE"/>
    <w:rsid w:val="00716073"/>
    <w:rsid w:val="00717110"/>
    <w:rsid w:val="00717A06"/>
    <w:rsid w:val="00720CCA"/>
    <w:rsid w:val="00723A9C"/>
    <w:rsid w:val="007251B8"/>
    <w:rsid w:val="0072696F"/>
    <w:rsid w:val="00727045"/>
    <w:rsid w:val="0072715B"/>
    <w:rsid w:val="00727B6B"/>
    <w:rsid w:val="0073008D"/>
    <w:rsid w:val="007330C9"/>
    <w:rsid w:val="007350A9"/>
    <w:rsid w:val="00736311"/>
    <w:rsid w:val="00736BC5"/>
    <w:rsid w:val="00736D31"/>
    <w:rsid w:val="00742451"/>
    <w:rsid w:val="0074374B"/>
    <w:rsid w:val="00743A91"/>
    <w:rsid w:val="0074485A"/>
    <w:rsid w:val="00746C1E"/>
    <w:rsid w:val="00750C0E"/>
    <w:rsid w:val="0075264B"/>
    <w:rsid w:val="00752D2A"/>
    <w:rsid w:val="007555A0"/>
    <w:rsid w:val="00756255"/>
    <w:rsid w:val="00756277"/>
    <w:rsid w:val="00760984"/>
    <w:rsid w:val="00761D22"/>
    <w:rsid w:val="00763668"/>
    <w:rsid w:val="00763F5C"/>
    <w:rsid w:val="00764EDD"/>
    <w:rsid w:val="00765498"/>
    <w:rsid w:val="00765942"/>
    <w:rsid w:val="0076606C"/>
    <w:rsid w:val="00766167"/>
    <w:rsid w:val="00766688"/>
    <w:rsid w:val="00766F93"/>
    <w:rsid w:val="00767647"/>
    <w:rsid w:val="007716E4"/>
    <w:rsid w:val="00774B3F"/>
    <w:rsid w:val="007761F7"/>
    <w:rsid w:val="007762B9"/>
    <w:rsid w:val="00777205"/>
    <w:rsid w:val="007775CF"/>
    <w:rsid w:val="00780048"/>
    <w:rsid w:val="00780D1A"/>
    <w:rsid w:val="00782556"/>
    <w:rsid w:val="0078385A"/>
    <w:rsid w:val="00786445"/>
    <w:rsid w:val="00786742"/>
    <w:rsid w:val="00787F4A"/>
    <w:rsid w:val="00791AC7"/>
    <w:rsid w:val="00794AA0"/>
    <w:rsid w:val="00794B88"/>
    <w:rsid w:val="00795E9D"/>
    <w:rsid w:val="007966F3"/>
    <w:rsid w:val="00796C59"/>
    <w:rsid w:val="007974DE"/>
    <w:rsid w:val="00797FE4"/>
    <w:rsid w:val="007A010A"/>
    <w:rsid w:val="007A0429"/>
    <w:rsid w:val="007A5A74"/>
    <w:rsid w:val="007A6AF4"/>
    <w:rsid w:val="007B1FD8"/>
    <w:rsid w:val="007B341D"/>
    <w:rsid w:val="007B3B1F"/>
    <w:rsid w:val="007B492A"/>
    <w:rsid w:val="007B4B38"/>
    <w:rsid w:val="007B4C97"/>
    <w:rsid w:val="007B66BA"/>
    <w:rsid w:val="007B6B10"/>
    <w:rsid w:val="007C2052"/>
    <w:rsid w:val="007C246C"/>
    <w:rsid w:val="007C26E3"/>
    <w:rsid w:val="007C2D78"/>
    <w:rsid w:val="007C3589"/>
    <w:rsid w:val="007C36AB"/>
    <w:rsid w:val="007C40E3"/>
    <w:rsid w:val="007C471F"/>
    <w:rsid w:val="007C5568"/>
    <w:rsid w:val="007C7994"/>
    <w:rsid w:val="007D0478"/>
    <w:rsid w:val="007D1206"/>
    <w:rsid w:val="007D1966"/>
    <w:rsid w:val="007D2A56"/>
    <w:rsid w:val="007D3D87"/>
    <w:rsid w:val="007D3F48"/>
    <w:rsid w:val="007D424F"/>
    <w:rsid w:val="007D5302"/>
    <w:rsid w:val="007E04D6"/>
    <w:rsid w:val="007E1188"/>
    <w:rsid w:val="007E1467"/>
    <w:rsid w:val="007E1BCC"/>
    <w:rsid w:val="007E36B6"/>
    <w:rsid w:val="007E7D1B"/>
    <w:rsid w:val="007F08DD"/>
    <w:rsid w:val="007F1DE1"/>
    <w:rsid w:val="007F260B"/>
    <w:rsid w:val="007F2DD0"/>
    <w:rsid w:val="007F399F"/>
    <w:rsid w:val="007F3AA6"/>
    <w:rsid w:val="007F5DDF"/>
    <w:rsid w:val="007F711E"/>
    <w:rsid w:val="007F7986"/>
    <w:rsid w:val="008007CD"/>
    <w:rsid w:val="0080132D"/>
    <w:rsid w:val="008013F4"/>
    <w:rsid w:val="00801668"/>
    <w:rsid w:val="00801C67"/>
    <w:rsid w:val="00804310"/>
    <w:rsid w:val="0080522B"/>
    <w:rsid w:val="008063A4"/>
    <w:rsid w:val="00810882"/>
    <w:rsid w:val="00810A86"/>
    <w:rsid w:val="0081194E"/>
    <w:rsid w:val="008119B4"/>
    <w:rsid w:val="0081237F"/>
    <w:rsid w:val="00814F01"/>
    <w:rsid w:val="00814FA9"/>
    <w:rsid w:val="0081559D"/>
    <w:rsid w:val="00817A49"/>
    <w:rsid w:val="00817B22"/>
    <w:rsid w:val="00821E07"/>
    <w:rsid w:val="00825413"/>
    <w:rsid w:val="008254CF"/>
    <w:rsid w:val="0082558B"/>
    <w:rsid w:val="00825F1B"/>
    <w:rsid w:val="00826C06"/>
    <w:rsid w:val="008277E0"/>
    <w:rsid w:val="0083070F"/>
    <w:rsid w:val="00830B11"/>
    <w:rsid w:val="00835F0B"/>
    <w:rsid w:val="008373F2"/>
    <w:rsid w:val="008379FF"/>
    <w:rsid w:val="0084116E"/>
    <w:rsid w:val="00843DF7"/>
    <w:rsid w:val="008450EE"/>
    <w:rsid w:val="00847397"/>
    <w:rsid w:val="00851BBC"/>
    <w:rsid w:val="008551C4"/>
    <w:rsid w:val="00857332"/>
    <w:rsid w:val="00857C79"/>
    <w:rsid w:val="00860423"/>
    <w:rsid w:val="008613DA"/>
    <w:rsid w:val="00861702"/>
    <w:rsid w:val="00862902"/>
    <w:rsid w:val="0086302A"/>
    <w:rsid w:val="00872120"/>
    <w:rsid w:val="00872923"/>
    <w:rsid w:val="008730E0"/>
    <w:rsid w:val="00875072"/>
    <w:rsid w:val="00876175"/>
    <w:rsid w:val="00877347"/>
    <w:rsid w:val="00877976"/>
    <w:rsid w:val="00880CD4"/>
    <w:rsid w:val="00882D27"/>
    <w:rsid w:val="00882D59"/>
    <w:rsid w:val="00882F00"/>
    <w:rsid w:val="00882FE5"/>
    <w:rsid w:val="0088393A"/>
    <w:rsid w:val="008843C7"/>
    <w:rsid w:val="00884444"/>
    <w:rsid w:val="0088507B"/>
    <w:rsid w:val="008867B4"/>
    <w:rsid w:val="0088731E"/>
    <w:rsid w:val="00887C17"/>
    <w:rsid w:val="00890768"/>
    <w:rsid w:val="0089160A"/>
    <w:rsid w:val="008924AD"/>
    <w:rsid w:val="00893977"/>
    <w:rsid w:val="00893A88"/>
    <w:rsid w:val="008967E3"/>
    <w:rsid w:val="00897FAB"/>
    <w:rsid w:val="008A11D9"/>
    <w:rsid w:val="008A1793"/>
    <w:rsid w:val="008A374E"/>
    <w:rsid w:val="008A66EC"/>
    <w:rsid w:val="008B2C33"/>
    <w:rsid w:val="008B33C1"/>
    <w:rsid w:val="008B35E0"/>
    <w:rsid w:val="008B3C19"/>
    <w:rsid w:val="008B49BE"/>
    <w:rsid w:val="008B4A0C"/>
    <w:rsid w:val="008B569B"/>
    <w:rsid w:val="008B56C2"/>
    <w:rsid w:val="008B5B04"/>
    <w:rsid w:val="008B7E4F"/>
    <w:rsid w:val="008C06E3"/>
    <w:rsid w:val="008C306D"/>
    <w:rsid w:val="008C313A"/>
    <w:rsid w:val="008C4DE6"/>
    <w:rsid w:val="008C4E13"/>
    <w:rsid w:val="008C736C"/>
    <w:rsid w:val="008C7CF2"/>
    <w:rsid w:val="008D126B"/>
    <w:rsid w:val="008D1620"/>
    <w:rsid w:val="008D1712"/>
    <w:rsid w:val="008D1B28"/>
    <w:rsid w:val="008D4370"/>
    <w:rsid w:val="008D51B1"/>
    <w:rsid w:val="008D587C"/>
    <w:rsid w:val="008D608F"/>
    <w:rsid w:val="008D7BE9"/>
    <w:rsid w:val="008E153E"/>
    <w:rsid w:val="008E28E5"/>
    <w:rsid w:val="008E360A"/>
    <w:rsid w:val="008E3675"/>
    <w:rsid w:val="008E422C"/>
    <w:rsid w:val="008E4F4D"/>
    <w:rsid w:val="008E505C"/>
    <w:rsid w:val="008F2B6C"/>
    <w:rsid w:val="008F53CE"/>
    <w:rsid w:val="00900A47"/>
    <w:rsid w:val="00902932"/>
    <w:rsid w:val="009029BA"/>
    <w:rsid w:val="00902B5D"/>
    <w:rsid w:val="00904CCB"/>
    <w:rsid w:val="0090604F"/>
    <w:rsid w:val="00907D25"/>
    <w:rsid w:val="00907F36"/>
    <w:rsid w:val="00910298"/>
    <w:rsid w:val="0091054B"/>
    <w:rsid w:val="00910559"/>
    <w:rsid w:val="00910851"/>
    <w:rsid w:val="009109F8"/>
    <w:rsid w:val="00912227"/>
    <w:rsid w:val="0091291F"/>
    <w:rsid w:val="00912A4A"/>
    <w:rsid w:val="00912AF4"/>
    <w:rsid w:val="00913BE2"/>
    <w:rsid w:val="00915848"/>
    <w:rsid w:val="0091767C"/>
    <w:rsid w:val="00917875"/>
    <w:rsid w:val="00920609"/>
    <w:rsid w:val="0092081A"/>
    <w:rsid w:val="00923800"/>
    <w:rsid w:val="009250EF"/>
    <w:rsid w:val="00927F36"/>
    <w:rsid w:val="00930114"/>
    <w:rsid w:val="009304DB"/>
    <w:rsid w:val="00931A0B"/>
    <w:rsid w:val="00931CC2"/>
    <w:rsid w:val="00931FED"/>
    <w:rsid w:val="0093278D"/>
    <w:rsid w:val="00934015"/>
    <w:rsid w:val="009341D4"/>
    <w:rsid w:val="009371F5"/>
    <w:rsid w:val="00941840"/>
    <w:rsid w:val="009436B2"/>
    <w:rsid w:val="00943FD7"/>
    <w:rsid w:val="0094400D"/>
    <w:rsid w:val="00944835"/>
    <w:rsid w:val="00944FCD"/>
    <w:rsid w:val="0094617B"/>
    <w:rsid w:val="00946DE9"/>
    <w:rsid w:val="0094786D"/>
    <w:rsid w:val="00950179"/>
    <w:rsid w:val="009514BB"/>
    <w:rsid w:val="00952B8A"/>
    <w:rsid w:val="00952F71"/>
    <w:rsid w:val="0095369F"/>
    <w:rsid w:val="00954165"/>
    <w:rsid w:val="0095425E"/>
    <w:rsid w:val="00954968"/>
    <w:rsid w:val="0095741B"/>
    <w:rsid w:val="00957B98"/>
    <w:rsid w:val="00961220"/>
    <w:rsid w:val="00961424"/>
    <w:rsid w:val="00961ABB"/>
    <w:rsid w:val="00962A40"/>
    <w:rsid w:val="009635C8"/>
    <w:rsid w:val="009654C5"/>
    <w:rsid w:val="0096551D"/>
    <w:rsid w:val="00970300"/>
    <w:rsid w:val="00975DEB"/>
    <w:rsid w:val="00976E03"/>
    <w:rsid w:val="009774F1"/>
    <w:rsid w:val="00980D68"/>
    <w:rsid w:val="00981B4C"/>
    <w:rsid w:val="00981FFD"/>
    <w:rsid w:val="00983634"/>
    <w:rsid w:val="00984F9C"/>
    <w:rsid w:val="009865DF"/>
    <w:rsid w:val="00986DCA"/>
    <w:rsid w:val="00987C10"/>
    <w:rsid w:val="00990E1C"/>
    <w:rsid w:val="0099161B"/>
    <w:rsid w:val="009919BE"/>
    <w:rsid w:val="00991A87"/>
    <w:rsid w:val="00992189"/>
    <w:rsid w:val="00996FBD"/>
    <w:rsid w:val="00997CF1"/>
    <w:rsid w:val="00997D52"/>
    <w:rsid w:val="009A0ECB"/>
    <w:rsid w:val="009A2B08"/>
    <w:rsid w:val="009A2B39"/>
    <w:rsid w:val="009A2CC8"/>
    <w:rsid w:val="009A371E"/>
    <w:rsid w:val="009B00B9"/>
    <w:rsid w:val="009B03AE"/>
    <w:rsid w:val="009B07CD"/>
    <w:rsid w:val="009B12AE"/>
    <w:rsid w:val="009B1AC7"/>
    <w:rsid w:val="009B48AB"/>
    <w:rsid w:val="009B6578"/>
    <w:rsid w:val="009C04D8"/>
    <w:rsid w:val="009C13DF"/>
    <w:rsid w:val="009C1C37"/>
    <w:rsid w:val="009C2354"/>
    <w:rsid w:val="009C2569"/>
    <w:rsid w:val="009C37C9"/>
    <w:rsid w:val="009C4D4B"/>
    <w:rsid w:val="009C4E9C"/>
    <w:rsid w:val="009D1A50"/>
    <w:rsid w:val="009D4F33"/>
    <w:rsid w:val="009D56F9"/>
    <w:rsid w:val="009D68CD"/>
    <w:rsid w:val="009D7F3C"/>
    <w:rsid w:val="009E142C"/>
    <w:rsid w:val="009E17E9"/>
    <w:rsid w:val="009E33CC"/>
    <w:rsid w:val="009E3D95"/>
    <w:rsid w:val="009E47C3"/>
    <w:rsid w:val="009E4CAA"/>
    <w:rsid w:val="009F025C"/>
    <w:rsid w:val="009F0D56"/>
    <w:rsid w:val="009F1C35"/>
    <w:rsid w:val="009F2D4A"/>
    <w:rsid w:val="009F2EA5"/>
    <w:rsid w:val="009F395B"/>
    <w:rsid w:val="009F398D"/>
    <w:rsid w:val="009F4B5E"/>
    <w:rsid w:val="009F5170"/>
    <w:rsid w:val="009F578D"/>
    <w:rsid w:val="009F6BC9"/>
    <w:rsid w:val="009F7F5E"/>
    <w:rsid w:val="00A0186B"/>
    <w:rsid w:val="00A01979"/>
    <w:rsid w:val="00A03129"/>
    <w:rsid w:val="00A036D2"/>
    <w:rsid w:val="00A04BB2"/>
    <w:rsid w:val="00A05EA6"/>
    <w:rsid w:val="00A061C5"/>
    <w:rsid w:val="00A06294"/>
    <w:rsid w:val="00A07FFA"/>
    <w:rsid w:val="00A11014"/>
    <w:rsid w:val="00A1197F"/>
    <w:rsid w:val="00A13254"/>
    <w:rsid w:val="00A13A99"/>
    <w:rsid w:val="00A13F1F"/>
    <w:rsid w:val="00A14729"/>
    <w:rsid w:val="00A14A11"/>
    <w:rsid w:val="00A15D53"/>
    <w:rsid w:val="00A15D7A"/>
    <w:rsid w:val="00A175DD"/>
    <w:rsid w:val="00A2107A"/>
    <w:rsid w:val="00A226BE"/>
    <w:rsid w:val="00A23681"/>
    <w:rsid w:val="00A24044"/>
    <w:rsid w:val="00A244BD"/>
    <w:rsid w:val="00A246B4"/>
    <w:rsid w:val="00A25DB0"/>
    <w:rsid w:val="00A26CDE"/>
    <w:rsid w:val="00A27409"/>
    <w:rsid w:val="00A30698"/>
    <w:rsid w:val="00A33286"/>
    <w:rsid w:val="00A33CAF"/>
    <w:rsid w:val="00A35875"/>
    <w:rsid w:val="00A35C5E"/>
    <w:rsid w:val="00A37555"/>
    <w:rsid w:val="00A41D0C"/>
    <w:rsid w:val="00A42DC7"/>
    <w:rsid w:val="00A43746"/>
    <w:rsid w:val="00A43C16"/>
    <w:rsid w:val="00A46438"/>
    <w:rsid w:val="00A51AB2"/>
    <w:rsid w:val="00A530A4"/>
    <w:rsid w:val="00A547C7"/>
    <w:rsid w:val="00A54C08"/>
    <w:rsid w:val="00A6080A"/>
    <w:rsid w:val="00A65304"/>
    <w:rsid w:val="00A65A22"/>
    <w:rsid w:val="00A70F6F"/>
    <w:rsid w:val="00A71C19"/>
    <w:rsid w:val="00A73997"/>
    <w:rsid w:val="00A7426E"/>
    <w:rsid w:val="00A74473"/>
    <w:rsid w:val="00A75387"/>
    <w:rsid w:val="00A75405"/>
    <w:rsid w:val="00A75A2E"/>
    <w:rsid w:val="00A7651E"/>
    <w:rsid w:val="00A77706"/>
    <w:rsid w:val="00A777A3"/>
    <w:rsid w:val="00A803BF"/>
    <w:rsid w:val="00A8226C"/>
    <w:rsid w:val="00A85CE5"/>
    <w:rsid w:val="00A87363"/>
    <w:rsid w:val="00A87B97"/>
    <w:rsid w:val="00A87D64"/>
    <w:rsid w:val="00A90AD8"/>
    <w:rsid w:val="00A90E3E"/>
    <w:rsid w:val="00A92467"/>
    <w:rsid w:val="00A92DC8"/>
    <w:rsid w:val="00A95AE5"/>
    <w:rsid w:val="00A95D8B"/>
    <w:rsid w:val="00A96B88"/>
    <w:rsid w:val="00A96F76"/>
    <w:rsid w:val="00A97689"/>
    <w:rsid w:val="00AA215D"/>
    <w:rsid w:val="00AA2667"/>
    <w:rsid w:val="00AA2C27"/>
    <w:rsid w:val="00AA41CD"/>
    <w:rsid w:val="00AA606B"/>
    <w:rsid w:val="00AA7059"/>
    <w:rsid w:val="00AA723D"/>
    <w:rsid w:val="00AB1DFF"/>
    <w:rsid w:val="00AB1E25"/>
    <w:rsid w:val="00AB1FE7"/>
    <w:rsid w:val="00AB3B93"/>
    <w:rsid w:val="00AB4EAE"/>
    <w:rsid w:val="00AB5EAF"/>
    <w:rsid w:val="00AB5EFB"/>
    <w:rsid w:val="00AB6B62"/>
    <w:rsid w:val="00AB7A21"/>
    <w:rsid w:val="00AC09E3"/>
    <w:rsid w:val="00AC1094"/>
    <w:rsid w:val="00AC4C3A"/>
    <w:rsid w:val="00AD2637"/>
    <w:rsid w:val="00AD6338"/>
    <w:rsid w:val="00AE04DC"/>
    <w:rsid w:val="00AE0E44"/>
    <w:rsid w:val="00AE1AA4"/>
    <w:rsid w:val="00AE2C33"/>
    <w:rsid w:val="00AE3C0E"/>
    <w:rsid w:val="00AE4479"/>
    <w:rsid w:val="00AE74A0"/>
    <w:rsid w:val="00AE7611"/>
    <w:rsid w:val="00AF0377"/>
    <w:rsid w:val="00AF1405"/>
    <w:rsid w:val="00AF181B"/>
    <w:rsid w:val="00AF3343"/>
    <w:rsid w:val="00AF36C8"/>
    <w:rsid w:val="00AF3ABE"/>
    <w:rsid w:val="00AF3D90"/>
    <w:rsid w:val="00AF5F98"/>
    <w:rsid w:val="00B0182A"/>
    <w:rsid w:val="00B03C38"/>
    <w:rsid w:val="00B04E31"/>
    <w:rsid w:val="00B05096"/>
    <w:rsid w:val="00B06D8B"/>
    <w:rsid w:val="00B06E81"/>
    <w:rsid w:val="00B129C7"/>
    <w:rsid w:val="00B12D51"/>
    <w:rsid w:val="00B1353B"/>
    <w:rsid w:val="00B146CA"/>
    <w:rsid w:val="00B153CF"/>
    <w:rsid w:val="00B16CDF"/>
    <w:rsid w:val="00B1788E"/>
    <w:rsid w:val="00B20781"/>
    <w:rsid w:val="00B224D6"/>
    <w:rsid w:val="00B23533"/>
    <w:rsid w:val="00B24441"/>
    <w:rsid w:val="00B255F6"/>
    <w:rsid w:val="00B2591C"/>
    <w:rsid w:val="00B27644"/>
    <w:rsid w:val="00B303C1"/>
    <w:rsid w:val="00B32101"/>
    <w:rsid w:val="00B34288"/>
    <w:rsid w:val="00B34504"/>
    <w:rsid w:val="00B3487E"/>
    <w:rsid w:val="00B34C66"/>
    <w:rsid w:val="00B37E0E"/>
    <w:rsid w:val="00B37F85"/>
    <w:rsid w:val="00B41121"/>
    <w:rsid w:val="00B425DE"/>
    <w:rsid w:val="00B42E98"/>
    <w:rsid w:val="00B44508"/>
    <w:rsid w:val="00B4470E"/>
    <w:rsid w:val="00B4520A"/>
    <w:rsid w:val="00B45E7E"/>
    <w:rsid w:val="00B45F05"/>
    <w:rsid w:val="00B520AA"/>
    <w:rsid w:val="00B52CE5"/>
    <w:rsid w:val="00B537D4"/>
    <w:rsid w:val="00B5476D"/>
    <w:rsid w:val="00B54DB9"/>
    <w:rsid w:val="00B567EA"/>
    <w:rsid w:val="00B571A1"/>
    <w:rsid w:val="00B625AD"/>
    <w:rsid w:val="00B66345"/>
    <w:rsid w:val="00B6752A"/>
    <w:rsid w:val="00B67C0A"/>
    <w:rsid w:val="00B67C79"/>
    <w:rsid w:val="00B70B93"/>
    <w:rsid w:val="00B719AE"/>
    <w:rsid w:val="00B74CD7"/>
    <w:rsid w:val="00B74E9B"/>
    <w:rsid w:val="00B76473"/>
    <w:rsid w:val="00B82FAB"/>
    <w:rsid w:val="00B9017D"/>
    <w:rsid w:val="00B909A2"/>
    <w:rsid w:val="00B93019"/>
    <w:rsid w:val="00B941B3"/>
    <w:rsid w:val="00B94255"/>
    <w:rsid w:val="00B94775"/>
    <w:rsid w:val="00B95041"/>
    <w:rsid w:val="00B95383"/>
    <w:rsid w:val="00B957B4"/>
    <w:rsid w:val="00B9724D"/>
    <w:rsid w:val="00BA44DD"/>
    <w:rsid w:val="00BA5239"/>
    <w:rsid w:val="00BA668A"/>
    <w:rsid w:val="00BA7CC2"/>
    <w:rsid w:val="00BB0002"/>
    <w:rsid w:val="00BB3FF0"/>
    <w:rsid w:val="00BB52F2"/>
    <w:rsid w:val="00BB7ADC"/>
    <w:rsid w:val="00BC1F7D"/>
    <w:rsid w:val="00BC2792"/>
    <w:rsid w:val="00BC2A7E"/>
    <w:rsid w:val="00BC3957"/>
    <w:rsid w:val="00BC4525"/>
    <w:rsid w:val="00BC59B9"/>
    <w:rsid w:val="00BC7197"/>
    <w:rsid w:val="00BC7328"/>
    <w:rsid w:val="00BC7819"/>
    <w:rsid w:val="00BD07F3"/>
    <w:rsid w:val="00BD25B5"/>
    <w:rsid w:val="00BD3B20"/>
    <w:rsid w:val="00BD41B4"/>
    <w:rsid w:val="00BD7241"/>
    <w:rsid w:val="00BE0B55"/>
    <w:rsid w:val="00BE0E00"/>
    <w:rsid w:val="00BE171E"/>
    <w:rsid w:val="00BE1889"/>
    <w:rsid w:val="00BE2326"/>
    <w:rsid w:val="00BE3F4E"/>
    <w:rsid w:val="00BE5017"/>
    <w:rsid w:val="00BE609A"/>
    <w:rsid w:val="00BE7F62"/>
    <w:rsid w:val="00BF004E"/>
    <w:rsid w:val="00BF05E5"/>
    <w:rsid w:val="00BF2537"/>
    <w:rsid w:val="00C001F3"/>
    <w:rsid w:val="00C002C6"/>
    <w:rsid w:val="00C019BA"/>
    <w:rsid w:val="00C03E7D"/>
    <w:rsid w:val="00C0664A"/>
    <w:rsid w:val="00C07A4B"/>
    <w:rsid w:val="00C13303"/>
    <w:rsid w:val="00C13639"/>
    <w:rsid w:val="00C13884"/>
    <w:rsid w:val="00C1459B"/>
    <w:rsid w:val="00C1557A"/>
    <w:rsid w:val="00C15775"/>
    <w:rsid w:val="00C1630F"/>
    <w:rsid w:val="00C16618"/>
    <w:rsid w:val="00C17650"/>
    <w:rsid w:val="00C20C59"/>
    <w:rsid w:val="00C22CD9"/>
    <w:rsid w:val="00C231A8"/>
    <w:rsid w:val="00C23F6D"/>
    <w:rsid w:val="00C25714"/>
    <w:rsid w:val="00C272F3"/>
    <w:rsid w:val="00C304B6"/>
    <w:rsid w:val="00C30921"/>
    <w:rsid w:val="00C310D0"/>
    <w:rsid w:val="00C32A73"/>
    <w:rsid w:val="00C32EA7"/>
    <w:rsid w:val="00C33AB7"/>
    <w:rsid w:val="00C33CCA"/>
    <w:rsid w:val="00C34003"/>
    <w:rsid w:val="00C34300"/>
    <w:rsid w:val="00C372B7"/>
    <w:rsid w:val="00C37A35"/>
    <w:rsid w:val="00C43795"/>
    <w:rsid w:val="00C43D49"/>
    <w:rsid w:val="00C44AFC"/>
    <w:rsid w:val="00C471DD"/>
    <w:rsid w:val="00C50B2D"/>
    <w:rsid w:val="00C50B8D"/>
    <w:rsid w:val="00C51097"/>
    <w:rsid w:val="00C5274C"/>
    <w:rsid w:val="00C5284F"/>
    <w:rsid w:val="00C52E69"/>
    <w:rsid w:val="00C53A15"/>
    <w:rsid w:val="00C54319"/>
    <w:rsid w:val="00C54394"/>
    <w:rsid w:val="00C549DF"/>
    <w:rsid w:val="00C54E15"/>
    <w:rsid w:val="00C56CE1"/>
    <w:rsid w:val="00C5739B"/>
    <w:rsid w:val="00C576A9"/>
    <w:rsid w:val="00C57DB0"/>
    <w:rsid w:val="00C60DF7"/>
    <w:rsid w:val="00C6105F"/>
    <w:rsid w:val="00C610A6"/>
    <w:rsid w:val="00C623C2"/>
    <w:rsid w:val="00C63712"/>
    <w:rsid w:val="00C65270"/>
    <w:rsid w:val="00C6586E"/>
    <w:rsid w:val="00C6758B"/>
    <w:rsid w:val="00C6788E"/>
    <w:rsid w:val="00C71CBC"/>
    <w:rsid w:val="00C74B41"/>
    <w:rsid w:val="00C76998"/>
    <w:rsid w:val="00C77F62"/>
    <w:rsid w:val="00C80105"/>
    <w:rsid w:val="00C80D1A"/>
    <w:rsid w:val="00C80DE1"/>
    <w:rsid w:val="00C81FC7"/>
    <w:rsid w:val="00C81FF6"/>
    <w:rsid w:val="00C8283C"/>
    <w:rsid w:val="00C83080"/>
    <w:rsid w:val="00C831D3"/>
    <w:rsid w:val="00C90E66"/>
    <w:rsid w:val="00C91BC3"/>
    <w:rsid w:val="00C92608"/>
    <w:rsid w:val="00C927A5"/>
    <w:rsid w:val="00C9530E"/>
    <w:rsid w:val="00C96524"/>
    <w:rsid w:val="00C96D65"/>
    <w:rsid w:val="00C97E2C"/>
    <w:rsid w:val="00CA09ED"/>
    <w:rsid w:val="00CA0A55"/>
    <w:rsid w:val="00CA56C2"/>
    <w:rsid w:val="00CA59AB"/>
    <w:rsid w:val="00CB18C9"/>
    <w:rsid w:val="00CB245D"/>
    <w:rsid w:val="00CB2DCC"/>
    <w:rsid w:val="00CB356A"/>
    <w:rsid w:val="00CB4725"/>
    <w:rsid w:val="00CB4B7B"/>
    <w:rsid w:val="00CB5E24"/>
    <w:rsid w:val="00CB700F"/>
    <w:rsid w:val="00CC0DEB"/>
    <w:rsid w:val="00CC0F72"/>
    <w:rsid w:val="00CC221B"/>
    <w:rsid w:val="00CC298C"/>
    <w:rsid w:val="00CC3177"/>
    <w:rsid w:val="00CC3D90"/>
    <w:rsid w:val="00CC418F"/>
    <w:rsid w:val="00CC54AF"/>
    <w:rsid w:val="00CC6D4B"/>
    <w:rsid w:val="00CD2974"/>
    <w:rsid w:val="00CD2AAB"/>
    <w:rsid w:val="00CD472B"/>
    <w:rsid w:val="00CD5516"/>
    <w:rsid w:val="00CD75FC"/>
    <w:rsid w:val="00CE0A6A"/>
    <w:rsid w:val="00CE29E5"/>
    <w:rsid w:val="00CE31FF"/>
    <w:rsid w:val="00CE32CF"/>
    <w:rsid w:val="00CE4062"/>
    <w:rsid w:val="00CE56E1"/>
    <w:rsid w:val="00CE5892"/>
    <w:rsid w:val="00CE5EBD"/>
    <w:rsid w:val="00CE6446"/>
    <w:rsid w:val="00CF09FC"/>
    <w:rsid w:val="00CF19A8"/>
    <w:rsid w:val="00CF472E"/>
    <w:rsid w:val="00CF64DC"/>
    <w:rsid w:val="00CF6CDF"/>
    <w:rsid w:val="00CF747E"/>
    <w:rsid w:val="00D010CF"/>
    <w:rsid w:val="00D032A2"/>
    <w:rsid w:val="00D04355"/>
    <w:rsid w:val="00D04871"/>
    <w:rsid w:val="00D05AED"/>
    <w:rsid w:val="00D06227"/>
    <w:rsid w:val="00D06373"/>
    <w:rsid w:val="00D0637B"/>
    <w:rsid w:val="00D0644E"/>
    <w:rsid w:val="00D0744A"/>
    <w:rsid w:val="00D07491"/>
    <w:rsid w:val="00D11329"/>
    <w:rsid w:val="00D118C5"/>
    <w:rsid w:val="00D1332D"/>
    <w:rsid w:val="00D1468F"/>
    <w:rsid w:val="00D14B0C"/>
    <w:rsid w:val="00D16589"/>
    <w:rsid w:val="00D211A9"/>
    <w:rsid w:val="00D24313"/>
    <w:rsid w:val="00D2499D"/>
    <w:rsid w:val="00D24AD4"/>
    <w:rsid w:val="00D264C3"/>
    <w:rsid w:val="00D26706"/>
    <w:rsid w:val="00D272C1"/>
    <w:rsid w:val="00D30781"/>
    <w:rsid w:val="00D3229F"/>
    <w:rsid w:val="00D323FF"/>
    <w:rsid w:val="00D334DA"/>
    <w:rsid w:val="00D34C10"/>
    <w:rsid w:val="00D34C41"/>
    <w:rsid w:val="00D35B8F"/>
    <w:rsid w:val="00D36BF8"/>
    <w:rsid w:val="00D374D1"/>
    <w:rsid w:val="00D37B23"/>
    <w:rsid w:val="00D37C52"/>
    <w:rsid w:val="00D4097B"/>
    <w:rsid w:val="00D40E52"/>
    <w:rsid w:val="00D424EF"/>
    <w:rsid w:val="00D42790"/>
    <w:rsid w:val="00D43464"/>
    <w:rsid w:val="00D45E67"/>
    <w:rsid w:val="00D46EF9"/>
    <w:rsid w:val="00D50254"/>
    <w:rsid w:val="00D52346"/>
    <w:rsid w:val="00D52732"/>
    <w:rsid w:val="00D5312B"/>
    <w:rsid w:val="00D53785"/>
    <w:rsid w:val="00D53A37"/>
    <w:rsid w:val="00D54577"/>
    <w:rsid w:val="00D55225"/>
    <w:rsid w:val="00D56204"/>
    <w:rsid w:val="00D57068"/>
    <w:rsid w:val="00D632AA"/>
    <w:rsid w:val="00D637DA"/>
    <w:rsid w:val="00D66D2B"/>
    <w:rsid w:val="00D70D37"/>
    <w:rsid w:val="00D72BF5"/>
    <w:rsid w:val="00D72D9E"/>
    <w:rsid w:val="00D7340B"/>
    <w:rsid w:val="00D735A3"/>
    <w:rsid w:val="00D73E2B"/>
    <w:rsid w:val="00D74A92"/>
    <w:rsid w:val="00D7598C"/>
    <w:rsid w:val="00D75ABD"/>
    <w:rsid w:val="00D76693"/>
    <w:rsid w:val="00D77072"/>
    <w:rsid w:val="00D80456"/>
    <w:rsid w:val="00D826E5"/>
    <w:rsid w:val="00D830A8"/>
    <w:rsid w:val="00D84DC7"/>
    <w:rsid w:val="00D85750"/>
    <w:rsid w:val="00D90ADF"/>
    <w:rsid w:val="00D90D12"/>
    <w:rsid w:val="00D95A2F"/>
    <w:rsid w:val="00D966A9"/>
    <w:rsid w:val="00D9773E"/>
    <w:rsid w:val="00DA0109"/>
    <w:rsid w:val="00DA017D"/>
    <w:rsid w:val="00DA07FB"/>
    <w:rsid w:val="00DA2C27"/>
    <w:rsid w:val="00DA6414"/>
    <w:rsid w:val="00DA78D9"/>
    <w:rsid w:val="00DB1C08"/>
    <w:rsid w:val="00DB3296"/>
    <w:rsid w:val="00DB546C"/>
    <w:rsid w:val="00DB74B9"/>
    <w:rsid w:val="00DC3FA2"/>
    <w:rsid w:val="00DC42CB"/>
    <w:rsid w:val="00DC56F4"/>
    <w:rsid w:val="00DC5889"/>
    <w:rsid w:val="00DD429E"/>
    <w:rsid w:val="00DD438B"/>
    <w:rsid w:val="00DD5AB3"/>
    <w:rsid w:val="00DD6D2D"/>
    <w:rsid w:val="00DD7744"/>
    <w:rsid w:val="00DD79DB"/>
    <w:rsid w:val="00DE04AB"/>
    <w:rsid w:val="00DE41A7"/>
    <w:rsid w:val="00DE704A"/>
    <w:rsid w:val="00DF1187"/>
    <w:rsid w:val="00DF1ED1"/>
    <w:rsid w:val="00DF4F46"/>
    <w:rsid w:val="00DF4F4F"/>
    <w:rsid w:val="00DF512B"/>
    <w:rsid w:val="00DF538C"/>
    <w:rsid w:val="00DF7D81"/>
    <w:rsid w:val="00E0013C"/>
    <w:rsid w:val="00E01987"/>
    <w:rsid w:val="00E01B35"/>
    <w:rsid w:val="00E01B58"/>
    <w:rsid w:val="00E05890"/>
    <w:rsid w:val="00E05BFF"/>
    <w:rsid w:val="00E067C7"/>
    <w:rsid w:val="00E102B1"/>
    <w:rsid w:val="00E102CA"/>
    <w:rsid w:val="00E121A1"/>
    <w:rsid w:val="00E1319C"/>
    <w:rsid w:val="00E13D7D"/>
    <w:rsid w:val="00E15127"/>
    <w:rsid w:val="00E15BD4"/>
    <w:rsid w:val="00E17225"/>
    <w:rsid w:val="00E2040B"/>
    <w:rsid w:val="00E2136B"/>
    <w:rsid w:val="00E21392"/>
    <w:rsid w:val="00E21456"/>
    <w:rsid w:val="00E24762"/>
    <w:rsid w:val="00E265B3"/>
    <w:rsid w:val="00E272D4"/>
    <w:rsid w:val="00E27647"/>
    <w:rsid w:val="00E2781B"/>
    <w:rsid w:val="00E30FB6"/>
    <w:rsid w:val="00E31196"/>
    <w:rsid w:val="00E322D8"/>
    <w:rsid w:val="00E3302F"/>
    <w:rsid w:val="00E36198"/>
    <w:rsid w:val="00E36E28"/>
    <w:rsid w:val="00E37DA1"/>
    <w:rsid w:val="00E40868"/>
    <w:rsid w:val="00E411D6"/>
    <w:rsid w:val="00E415D3"/>
    <w:rsid w:val="00E41779"/>
    <w:rsid w:val="00E43DF5"/>
    <w:rsid w:val="00E450CA"/>
    <w:rsid w:val="00E464CB"/>
    <w:rsid w:val="00E46DCF"/>
    <w:rsid w:val="00E50FF7"/>
    <w:rsid w:val="00E516AD"/>
    <w:rsid w:val="00E52570"/>
    <w:rsid w:val="00E53866"/>
    <w:rsid w:val="00E54FCA"/>
    <w:rsid w:val="00E55E92"/>
    <w:rsid w:val="00E60BD6"/>
    <w:rsid w:val="00E63E4A"/>
    <w:rsid w:val="00E64A2B"/>
    <w:rsid w:val="00E6543F"/>
    <w:rsid w:val="00E66EA9"/>
    <w:rsid w:val="00E6779D"/>
    <w:rsid w:val="00E71C39"/>
    <w:rsid w:val="00E722D6"/>
    <w:rsid w:val="00E74D33"/>
    <w:rsid w:val="00E75B72"/>
    <w:rsid w:val="00E76829"/>
    <w:rsid w:val="00E76C71"/>
    <w:rsid w:val="00E7754F"/>
    <w:rsid w:val="00E77BD5"/>
    <w:rsid w:val="00E805F5"/>
    <w:rsid w:val="00E80695"/>
    <w:rsid w:val="00E821DD"/>
    <w:rsid w:val="00E82A79"/>
    <w:rsid w:val="00E85EB6"/>
    <w:rsid w:val="00E860C9"/>
    <w:rsid w:val="00E86179"/>
    <w:rsid w:val="00E87020"/>
    <w:rsid w:val="00E924B6"/>
    <w:rsid w:val="00E941E8"/>
    <w:rsid w:val="00EA0083"/>
    <w:rsid w:val="00EA163E"/>
    <w:rsid w:val="00EA3361"/>
    <w:rsid w:val="00EA3571"/>
    <w:rsid w:val="00EA3ABA"/>
    <w:rsid w:val="00EA5B03"/>
    <w:rsid w:val="00EA70D6"/>
    <w:rsid w:val="00EA764E"/>
    <w:rsid w:val="00EB1EE0"/>
    <w:rsid w:val="00EB2B12"/>
    <w:rsid w:val="00EB31AC"/>
    <w:rsid w:val="00EB3951"/>
    <w:rsid w:val="00EB41CC"/>
    <w:rsid w:val="00EB4A25"/>
    <w:rsid w:val="00EB5603"/>
    <w:rsid w:val="00EC3C94"/>
    <w:rsid w:val="00EC4005"/>
    <w:rsid w:val="00EC46EB"/>
    <w:rsid w:val="00EC5B82"/>
    <w:rsid w:val="00EC70E5"/>
    <w:rsid w:val="00EC7759"/>
    <w:rsid w:val="00ED0C17"/>
    <w:rsid w:val="00ED33B7"/>
    <w:rsid w:val="00ED50CA"/>
    <w:rsid w:val="00ED7037"/>
    <w:rsid w:val="00ED7451"/>
    <w:rsid w:val="00EE0020"/>
    <w:rsid w:val="00EE0458"/>
    <w:rsid w:val="00EE0D96"/>
    <w:rsid w:val="00EE2D99"/>
    <w:rsid w:val="00EE3EF3"/>
    <w:rsid w:val="00EE4055"/>
    <w:rsid w:val="00EE430B"/>
    <w:rsid w:val="00EE4D0D"/>
    <w:rsid w:val="00EE4D4D"/>
    <w:rsid w:val="00EE6866"/>
    <w:rsid w:val="00EE68D9"/>
    <w:rsid w:val="00EF0C04"/>
    <w:rsid w:val="00EF0C60"/>
    <w:rsid w:val="00EF16C0"/>
    <w:rsid w:val="00EF2C4B"/>
    <w:rsid w:val="00EF3543"/>
    <w:rsid w:val="00EF3FD5"/>
    <w:rsid w:val="00EF4278"/>
    <w:rsid w:val="00EF50A3"/>
    <w:rsid w:val="00EF58DD"/>
    <w:rsid w:val="00F00624"/>
    <w:rsid w:val="00F00682"/>
    <w:rsid w:val="00F00712"/>
    <w:rsid w:val="00F00919"/>
    <w:rsid w:val="00F0212B"/>
    <w:rsid w:val="00F02AE1"/>
    <w:rsid w:val="00F042D6"/>
    <w:rsid w:val="00F04AC4"/>
    <w:rsid w:val="00F05AC3"/>
    <w:rsid w:val="00F070B3"/>
    <w:rsid w:val="00F07776"/>
    <w:rsid w:val="00F07F32"/>
    <w:rsid w:val="00F123C4"/>
    <w:rsid w:val="00F1255D"/>
    <w:rsid w:val="00F12706"/>
    <w:rsid w:val="00F12716"/>
    <w:rsid w:val="00F12917"/>
    <w:rsid w:val="00F12A3D"/>
    <w:rsid w:val="00F149DF"/>
    <w:rsid w:val="00F163A8"/>
    <w:rsid w:val="00F201BA"/>
    <w:rsid w:val="00F20F01"/>
    <w:rsid w:val="00F213A1"/>
    <w:rsid w:val="00F229A8"/>
    <w:rsid w:val="00F22B07"/>
    <w:rsid w:val="00F233BD"/>
    <w:rsid w:val="00F23F9C"/>
    <w:rsid w:val="00F24D96"/>
    <w:rsid w:val="00F252F3"/>
    <w:rsid w:val="00F25858"/>
    <w:rsid w:val="00F25A3F"/>
    <w:rsid w:val="00F25E85"/>
    <w:rsid w:val="00F307C9"/>
    <w:rsid w:val="00F30B24"/>
    <w:rsid w:val="00F31E88"/>
    <w:rsid w:val="00F328C5"/>
    <w:rsid w:val="00F33746"/>
    <w:rsid w:val="00F339CE"/>
    <w:rsid w:val="00F36E4C"/>
    <w:rsid w:val="00F40BDC"/>
    <w:rsid w:val="00F45A75"/>
    <w:rsid w:val="00F46118"/>
    <w:rsid w:val="00F4716D"/>
    <w:rsid w:val="00F47685"/>
    <w:rsid w:val="00F47C44"/>
    <w:rsid w:val="00F5224E"/>
    <w:rsid w:val="00F52A47"/>
    <w:rsid w:val="00F52CEC"/>
    <w:rsid w:val="00F54261"/>
    <w:rsid w:val="00F54BD3"/>
    <w:rsid w:val="00F558C0"/>
    <w:rsid w:val="00F579AD"/>
    <w:rsid w:val="00F62D80"/>
    <w:rsid w:val="00F64BD2"/>
    <w:rsid w:val="00F66C53"/>
    <w:rsid w:val="00F70E49"/>
    <w:rsid w:val="00F73712"/>
    <w:rsid w:val="00F740B5"/>
    <w:rsid w:val="00F7596F"/>
    <w:rsid w:val="00F76E7B"/>
    <w:rsid w:val="00F807E4"/>
    <w:rsid w:val="00F80DA1"/>
    <w:rsid w:val="00F81404"/>
    <w:rsid w:val="00F8375D"/>
    <w:rsid w:val="00F84054"/>
    <w:rsid w:val="00F8593C"/>
    <w:rsid w:val="00F8636F"/>
    <w:rsid w:val="00F8640C"/>
    <w:rsid w:val="00F86EE1"/>
    <w:rsid w:val="00F90B26"/>
    <w:rsid w:val="00F90B9B"/>
    <w:rsid w:val="00F922BD"/>
    <w:rsid w:val="00F92E92"/>
    <w:rsid w:val="00F94E55"/>
    <w:rsid w:val="00F95158"/>
    <w:rsid w:val="00F96626"/>
    <w:rsid w:val="00F975D8"/>
    <w:rsid w:val="00FA1C57"/>
    <w:rsid w:val="00FA39AA"/>
    <w:rsid w:val="00FA5AF7"/>
    <w:rsid w:val="00FA63E7"/>
    <w:rsid w:val="00FA6F8D"/>
    <w:rsid w:val="00FB1DB0"/>
    <w:rsid w:val="00FB232D"/>
    <w:rsid w:val="00FB3957"/>
    <w:rsid w:val="00FB5109"/>
    <w:rsid w:val="00FB60D4"/>
    <w:rsid w:val="00FC124E"/>
    <w:rsid w:val="00FC1285"/>
    <w:rsid w:val="00FC5825"/>
    <w:rsid w:val="00FC5894"/>
    <w:rsid w:val="00FC7A30"/>
    <w:rsid w:val="00FD0B3D"/>
    <w:rsid w:val="00FD1C17"/>
    <w:rsid w:val="00FD4C38"/>
    <w:rsid w:val="00FD5503"/>
    <w:rsid w:val="00FD6457"/>
    <w:rsid w:val="00FD6C4A"/>
    <w:rsid w:val="00FE289C"/>
    <w:rsid w:val="00FE6DED"/>
    <w:rsid w:val="00FF4E7F"/>
    <w:rsid w:val="00FF603D"/>
    <w:rsid w:val="00FF627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6D8C4"/>
  <w15:chartTrackingRefBased/>
  <w15:docId w15:val="{59F8812F-53FB-4B77-86B5-41AB37C0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6FBD"/>
    <w:pPr>
      <w:spacing w:before="120" w:after="1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บทที่"/>
    <w:basedOn w:val="Normal"/>
    <w:next w:val="Normal"/>
    <w:link w:val="Heading1Char"/>
    <w:qFormat/>
    <w:rsid w:val="00A87D64"/>
    <w:pPr>
      <w:numPr>
        <w:numId w:val="136"/>
      </w:num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87D64"/>
    <w:pPr>
      <w:keepNext/>
      <w:keepLines/>
      <w:numPr>
        <w:ilvl w:val="1"/>
        <w:numId w:val="136"/>
      </w:numPr>
      <w:spacing w:before="320" w:after="0" w:line="240" w:lineRule="auto"/>
      <w:jc w:val="lef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A87D64"/>
    <w:pPr>
      <w:keepNext/>
      <w:keepLines/>
      <w:numPr>
        <w:ilvl w:val="2"/>
        <w:numId w:val="136"/>
      </w:numPr>
      <w:spacing w:after="0" w:line="240" w:lineRule="auto"/>
      <w:jc w:val="left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nhideWhenUsed/>
    <w:qFormat/>
    <w:rsid w:val="00743A91"/>
    <w:pPr>
      <w:keepNext/>
      <w:keepLines/>
      <w:numPr>
        <w:ilvl w:val="3"/>
        <w:numId w:val="136"/>
      </w:numPr>
      <w:spacing w:before="0" w:after="0"/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2674"/>
    <w:pPr>
      <w:keepNext/>
      <w:keepLines/>
      <w:numPr>
        <w:ilvl w:val="4"/>
        <w:numId w:val="13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2674"/>
    <w:pPr>
      <w:keepNext/>
      <w:keepLines/>
      <w:numPr>
        <w:ilvl w:val="5"/>
        <w:numId w:val="13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2674"/>
    <w:pPr>
      <w:keepNext/>
      <w:keepLines/>
      <w:numPr>
        <w:ilvl w:val="6"/>
        <w:numId w:val="13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2674"/>
    <w:pPr>
      <w:keepNext/>
      <w:keepLines/>
      <w:numPr>
        <w:ilvl w:val="7"/>
        <w:numId w:val="13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74"/>
    <w:pPr>
      <w:keepNext/>
      <w:keepLines/>
      <w:numPr>
        <w:ilvl w:val="8"/>
        <w:numId w:val="13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C267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aliases w:val="บทที่ Char"/>
    <w:basedOn w:val="DefaultParagraphFont"/>
    <w:link w:val="Heading1"/>
    <w:rsid w:val="00A87D6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743A91"/>
    <w:rPr>
      <w:rFonts w:ascii="TH SarabunPSK" w:eastAsiaTheme="majorEastAsia" w:hAnsi="TH SarabunPSK" w:cs="TH SarabunPSK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1C26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C26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6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674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C2674"/>
    <w:pPr>
      <w:spacing w:after="0" w:line="276" w:lineRule="auto"/>
      <w:ind w:left="720"/>
      <w:contextualSpacing/>
    </w:pPr>
    <w:rPr>
      <w:rFonts w:cs="Angsana New"/>
      <w:szCs w:val="40"/>
    </w:rPr>
  </w:style>
  <w:style w:type="paragraph" w:customStyle="1" w:styleId="a">
    <w:name w:val="ลำดับ"/>
    <w:next w:val="Heading5"/>
    <w:link w:val="Char"/>
    <w:qFormat/>
    <w:rsid w:val="001C2674"/>
    <w:pPr>
      <w:spacing w:before="60"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har">
    <w:name w:val="ลำดับ Char"/>
    <w:basedOn w:val="ListParagraphChar"/>
    <w:link w:val="a"/>
    <w:rsid w:val="001C2674"/>
    <w:rPr>
      <w:rFonts w:ascii="TH SarabunPSK" w:eastAsia="TH SarabunPSK" w:hAnsi="TH SarabunPSK" w:cs="TH SarabunPSK"/>
      <w:sz w:val="32"/>
      <w:szCs w:val="32"/>
    </w:rPr>
  </w:style>
  <w:style w:type="paragraph" w:customStyle="1" w:styleId="a0">
    <w:name w:val="ภาพที่"/>
    <w:basedOn w:val="Caption"/>
    <w:link w:val="Char0"/>
    <w:qFormat/>
    <w:rsid w:val="000E398E"/>
    <w:pPr>
      <w:jc w:val="center"/>
    </w:pPr>
    <w:rPr>
      <w:i w:val="0"/>
      <w:iCs w:val="0"/>
      <w:color w:val="auto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aptionChar">
    <w:name w:val="Caption Char"/>
    <w:basedOn w:val="DefaultParagraphFont"/>
    <w:link w:val="Caption"/>
    <w:uiPriority w:val="35"/>
    <w:rsid w:val="001C2674"/>
    <w:rPr>
      <w:i/>
      <w:iCs/>
      <w:color w:val="44546A" w:themeColor="text2"/>
      <w:sz w:val="18"/>
      <w:szCs w:val="22"/>
    </w:rPr>
  </w:style>
  <w:style w:type="character" w:customStyle="1" w:styleId="Char0">
    <w:name w:val="ภาพที่ Char"/>
    <w:basedOn w:val="CaptionChar"/>
    <w:link w:val="a0"/>
    <w:rsid w:val="000E398E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39"/>
    <w:rsid w:val="001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ตารางที่"/>
    <w:basedOn w:val="Caption"/>
    <w:link w:val="Char1"/>
    <w:qFormat/>
    <w:rsid w:val="00D77072"/>
    <w:pPr>
      <w:spacing w:before="320" w:after="320"/>
    </w:pPr>
    <w:rPr>
      <w:i w:val="0"/>
      <w:iCs w:val="0"/>
      <w:color w:val="auto"/>
      <w:sz w:val="32"/>
      <w:szCs w:val="32"/>
    </w:rPr>
  </w:style>
  <w:style w:type="character" w:customStyle="1" w:styleId="Char1">
    <w:name w:val="ตารางที่ Char"/>
    <w:basedOn w:val="CaptionChar"/>
    <w:link w:val="a1"/>
    <w:rsid w:val="00D77072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customStyle="1" w:styleId="a2">
    <w:name w:val="ภาคผนวก"/>
    <w:basedOn w:val="Normal"/>
    <w:link w:val="Char2"/>
    <w:qFormat/>
    <w:rsid w:val="00B16CDF"/>
    <w:pPr>
      <w:spacing w:after="0" w:line="240" w:lineRule="auto"/>
      <w:jc w:val="center"/>
    </w:pPr>
    <w:rPr>
      <w:b/>
      <w:bCs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1C2674"/>
    <w:rPr>
      <w:color w:val="0000FF"/>
      <w:u w:val="single"/>
    </w:rPr>
  </w:style>
  <w:style w:type="character" w:customStyle="1" w:styleId="Char2">
    <w:name w:val="ภาคผนวก Char"/>
    <w:basedOn w:val="DefaultParagraphFont"/>
    <w:link w:val="a2"/>
    <w:rsid w:val="00B16CDF"/>
    <w:rPr>
      <w:rFonts w:ascii="TH SarabunPSK" w:eastAsia="TH SarabunPSK" w:hAnsi="TH SarabunPSK" w:cs="TH SarabunPSK"/>
      <w:b/>
      <w:bCs/>
      <w:sz w:val="40"/>
      <w:szCs w:val="36"/>
    </w:rPr>
  </w:style>
  <w:style w:type="character" w:customStyle="1" w:styleId="spell-diff-red">
    <w:name w:val="spell-diff-red"/>
    <w:basedOn w:val="DefaultParagraphFont"/>
    <w:rsid w:val="001C2674"/>
  </w:style>
  <w:style w:type="paragraph" w:styleId="TOC1">
    <w:name w:val="toc 1"/>
    <w:basedOn w:val="Normal"/>
    <w:next w:val="Normal"/>
    <w:autoRedefine/>
    <w:uiPriority w:val="39"/>
    <w:unhideWhenUsed/>
    <w:rsid w:val="00D1468F"/>
    <w:pPr>
      <w:spacing w:after="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D6D2D"/>
    <w:pPr>
      <w:tabs>
        <w:tab w:val="left" w:pos="960"/>
        <w:tab w:val="right" w:leader="dot" w:pos="8584"/>
      </w:tabs>
      <w:spacing w:after="0"/>
      <w:ind w:left="320"/>
      <w:jc w:val="left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C2674"/>
    <w:pPr>
      <w:spacing w:before="0" w:after="0"/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1C2674"/>
    <w:pPr>
      <w:spacing w:before="0" w:after="0"/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1C2674"/>
    <w:pPr>
      <w:spacing w:before="0" w:after="0"/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1C2674"/>
    <w:pPr>
      <w:spacing w:before="0" w:after="0"/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1C2674"/>
    <w:pPr>
      <w:spacing w:before="0" w:after="0"/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1C2674"/>
    <w:pPr>
      <w:spacing w:before="0" w:after="0"/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1C2674"/>
    <w:pPr>
      <w:spacing w:before="0" w:after="0"/>
      <w:ind w:left="2560"/>
      <w:jc w:val="left"/>
    </w:pPr>
    <w:rPr>
      <w:rFonts w:asciiTheme="minorHAnsi" w:hAnsiTheme="minorHAnsi" w:cstheme="majorBidi"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67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74"/>
    <w:rPr>
      <w:rFonts w:ascii="Segoe UI" w:eastAsia="TH SarabunPSK" w:hAnsi="Segoe UI" w:cs="Angsana New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A7059"/>
    <w:pPr>
      <w:spacing w:after="0" w:line="276" w:lineRule="auto"/>
      <w:ind w:left="640" w:hanging="640"/>
    </w:pPr>
    <w:rPr>
      <w:smallCaps/>
      <w:sz w:val="20"/>
    </w:rPr>
  </w:style>
  <w:style w:type="character" w:customStyle="1" w:styleId="apple-converted-space">
    <w:name w:val="apple-converted-space"/>
    <w:basedOn w:val="DefaultParagraphFont"/>
    <w:rsid w:val="001F1CCB"/>
  </w:style>
  <w:style w:type="character" w:styleId="Strong">
    <w:name w:val="Strong"/>
    <w:basedOn w:val="DefaultParagraphFont"/>
    <w:uiPriority w:val="22"/>
    <w:qFormat/>
    <w:rsid w:val="00AE2C33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C543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319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319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3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319"/>
    <w:rPr>
      <w:rFonts w:ascii="TH SarabunPSK" w:eastAsia="TH SarabunPSK" w:hAnsi="TH SarabunPSK" w:cs="Angsana New"/>
      <w:b/>
      <w:bCs/>
      <w:sz w:val="20"/>
      <w:szCs w:val="25"/>
    </w:rPr>
  </w:style>
  <w:style w:type="character" w:customStyle="1" w:styleId="apple-tab-span">
    <w:name w:val="apple-tab-span"/>
    <w:basedOn w:val="DefaultParagraphFont"/>
    <w:rsid w:val="00E01B58"/>
  </w:style>
  <w:style w:type="character" w:styleId="Emphasis">
    <w:name w:val="Emphasis"/>
    <w:basedOn w:val="DefaultParagraphFont"/>
    <w:uiPriority w:val="20"/>
    <w:qFormat/>
    <w:rsid w:val="00FA63E7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8007CD"/>
  </w:style>
  <w:style w:type="paragraph" w:styleId="TOCHeading">
    <w:name w:val="TOC Heading"/>
    <w:basedOn w:val="Heading1"/>
    <w:next w:val="Normal"/>
    <w:uiPriority w:val="39"/>
    <w:unhideWhenUsed/>
    <w:qFormat/>
    <w:rsid w:val="00CB18C9"/>
    <w:pPr>
      <w:numPr>
        <w:numId w:val="0"/>
      </w:numPr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NormalWeb">
    <w:name w:val="Normal (Web)"/>
    <w:basedOn w:val="Normal"/>
    <w:uiPriority w:val="99"/>
    <w:semiHidden/>
    <w:unhideWhenUsed/>
    <w:rsid w:val="00D977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D118C5"/>
    <w:pPr>
      <w:spacing w:after="0" w:line="276" w:lineRule="auto"/>
      <w:jc w:val="center"/>
    </w:pPr>
    <w:rPr>
      <w:b/>
      <w:bCs/>
      <w:spacing w:val="2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8C5"/>
    <w:rPr>
      <w:rFonts w:ascii="TH SarabunPSK" w:eastAsia="TH SarabunPSK" w:hAnsi="TH SarabunPSK" w:cs="TH SarabunPSK"/>
      <w:b/>
      <w:bCs/>
      <w:spacing w:val="2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C5"/>
    <w:pPr>
      <w:numPr>
        <w:ilvl w:val="1"/>
      </w:numPr>
      <w:spacing w:after="0" w:line="276" w:lineRule="auto"/>
      <w:jc w:val="center"/>
    </w:pPr>
    <w:rPr>
      <w:color w:val="262626" w:themeColor="text1" w:themeTint="D9"/>
      <w:spacing w:val="15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118C5"/>
    <w:rPr>
      <w:rFonts w:ascii="TH SarabunPSK" w:eastAsia="TH SarabunPSK" w:hAnsi="TH SarabunPSK" w:cs="TH SarabunPSK"/>
      <w:color w:val="262626" w:themeColor="text1" w:themeTint="D9"/>
      <w:spacing w:val="15"/>
      <w:sz w:val="40"/>
      <w:szCs w:val="40"/>
    </w:rPr>
  </w:style>
  <w:style w:type="character" w:styleId="SubtleEmphasis">
    <w:name w:val="Subtle Emphasis"/>
    <w:uiPriority w:val="19"/>
    <w:qFormat/>
    <w:rsid w:val="00D118C5"/>
    <w:rPr>
      <w:sz w:val="36"/>
      <w:szCs w:val="36"/>
    </w:rPr>
  </w:style>
  <w:style w:type="paragraph" w:customStyle="1" w:styleId="a3">
    <w:name w:val="รายงานนี้"/>
    <w:basedOn w:val="Normal"/>
    <w:link w:val="Char3"/>
    <w:qFormat/>
    <w:rsid w:val="00D118C5"/>
    <w:pPr>
      <w:spacing w:after="0" w:line="276" w:lineRule="auto"/>
      <w:jc w:val="center"/>
    </w:pPr>
  </w:style>
  <w:style w:type="character" w:customStyle="1" w:styleId="Char3">
    <w:name w:val="รายงานนี้ Char"/>
    <w:basedOn w:val="DefaultParagraphFont"/>
    <w:link w:val="a3"/>
    <w:rsid w:val="00D118C5"/>
    <w:rPr>
      <w:rFonts w:ascii="TH SarabunPSK" w:eastAsia="TH SarabunPSK" w:hAnsi="TH SarabunPSK" w:cs="TH SarabunPSK"/>
      <w:sz w:val="32"/>
      <w:szCs w:val="32"/>
    </w:rPr>
  </w:style>
  <w:style w:type="table" w:styleId="GridTable1Light">
    <w:name w:val="Grid Table 1 Light"/>
    <w:basedOn w:val="TableNormal"/>
    <w:uiPriority w:val="46"/>
    <w:rsid w:val="00C002C6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rsid w:val="0074485A"/>
    <w:pPr>
      <w:tabs>
        <w:tab w:val="left" w:pos="720"/>
        <w:tab w:val="left" w:pos="3240"/>
      </w:tabs>
      <w:spacing w:before="0" w:after="0" w:line="240" w:lineRule="auto"/>
      <w:jc w:val="both"/>
    </w:pPr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character" w:customStyle="1" w:styleId="BodyTextChar">
    <w:name w:val="Body Text Char"/>
    <w:basedOn w:val="DefaultParagraphFont"/>
    <w:link w:val="BodyText"/>
    <w:rsid w:val="0074485A"/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paragraph" w:customStyle="1" w:styleId="a4">
    <w:name w:val="รูปที่"/>
    <w:basedOn w:val="Caption"/>
    <w:link w:val="Char4"/>
    <w:qFormat/>
    <w:rsid w:val="007C5568"/>
    <w:pPr>
      <w:spacing w:before="320" w:after="320"/>
      <w:ind w:left="389"/>
      <w:jc w:val="center"/>
    </w:pPr>
    <w:rPr>
      <w:i w:val="0"/>
      <w:iCs w:val="0"/>
      <w:color w:val="auto"/>
      <w:sz w:val="32"/>
      <w:szCs w:val="32"/>
    </w:rPr>
  </w:style>
  <w:style w:type="character" w:customStyle="1" w:styleId="Char4">
    <w:name w:val="รูปที่ Char"/>
    <w:basedOn w:val="DefaultParagraphFont"/>
    <w:link w:val="a4"/>
    <w:rsid w:val="007C5568"/>
    <w:rPr>
      <w:rFonts w:ascii="TH SarabunPSK" w:eastAsia="TH SarabunPSK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220"/>
    <w:pPr>
      <w:spacing w:before="0"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220"/>
    <w:rPr>
      <w:rFonts w:ascii="TH SarabunPSK" w:eastAsia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612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microsoft.com/office/2007/relationships/diagramDrawing" Target="diagrams/drawing1.xml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diagramColors" Target="diagrams/colors1.xml"/><Relationship Id="rId25" Type="http://schemas.openxmlformats.org/officeDocument/2006/relationships/image" Target="media/image10.jp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jp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Data" Target="diagrams/data1.xm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4F9316-7018-4691-B92B-8A9405DBA615}" type="doc">
      <dgm:prSet loTypeId="urn:microsoft.com/office/officeart/2008/layout/HorizontalMultiLevelHierarchy" loCatId="hierarchy" qsTypeId="urn:microsoft.com/office/officeart/2005/8/quickstyle/simple5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22D37A22-0500-4030-A721-C42078FDB447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คณบดีคณะวิทยาการสารสนเทศ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991EDD2-BB66-44DB-9D21-6E4F17591752}" type="parTrans" cxnId="{8F50A750-E168-4883-8A8C-B381A62CCDB2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BFD1304-80CB-4DC9-B282-C6A6F55C7907}" type="sibTrans" cxnId="{8F50A750-E168-4883-8A8C-B381A62CCDB2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89C0B90C-C0D8-4A29-9D84-C873AC932EE4}" type="asst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รองคณบดีฝ่ายบริหาร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4D492FF4-42BF-4098-BA41-36F4BA6534B0}" type="parTrans" cxnId="{FE687CB7-A78A-49C4-9EF2-C665F0CE0A5F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136B81B3-E01E-49A5-BED8-4E514F84F1A5}" type="sibTrans" cxnId="{FE687CB7-A78A-49C4-9EF2-C665F0CE0A5F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B6D16B1-A3BC-49B7-A4B6-ACD416B75C3F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หัวหน้าสำนักงานคณบดี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F22347D-793A-4825-AB15-30A72D031A9C}" type="parTrans" cxnId="{565245E5-A59B-4F65-B83E-3DF8D023A0CB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9AA9352-CF23-45FD-AB7A-011DFD03AE39}" type="sibTrans" cxnId="{565245E5-A59B-4F65-B83E-3DF8D023A0CB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A51A7D1-15C8-4C61-892F-1908529433C5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หัวหน้าสำนักงานจัดการศึกษา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2B8BBE00-E3B6-41B0-8641-72697DFD1EE5}" type="parTrans" cxnId="{97928762-2A44-4A65-B105-CDB0701DA321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0A6EBB0-9623-4A94-B970-2B2B1CD19DD8}" type="sibTrans" cxnId="{97928762-2A44-4A65-B105-CDB0701DA321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88E42E0-4B62-4F74-8BFC-C6394975EE50}">
      <dgm:prSet phldrT="[Text]"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ผู้อำนวยการเขตอุตสาหกรรมซอฟต์แวร์</a:t>
          </a: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ภาคตะวันออก มหาวิทยาลัยบูรพา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8248BC2-87B9-4DE9-A71A-5513CC361298}" type="parTrans" cxnId="{835DE4E1-5D7F-45E3-B3CF-26FD22519647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A526692-9AEA-445E-97C0-5D44DB9CB65C}" type="sibTrans" cxnId="{835DE4E1-5D7F-45E3-B3CF-26FD22519647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FFB88E56-F39E-4FDB-B441-FC9FC458A653}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วิทยาการคอมพิวเตอร์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DA6DD59A-099A-4276-9DEB-ADBC3D957484}" type="parTrans" cxnId="{440F82F9-51B9-4650-8CC4-26737582C478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20744CC-93F0-4CD7-A14E-12A9BC6707A1}" type="sibTrans" cxnId="{440F82F9-51B9-4650-8CC4-26737582C478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95D0114-6656-47C2-9B85-E3E5D6508E78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รองคณบดีฝ่ายวิชาการ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3BBE608-FD56-40F5-BE43-C804995AE779}" type="parTrans" cxnId="{6801F826-8433-449D-BF30-509151371935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0207E27-9A3B-4271-A5F0-9D777F032AFD}" type="sibTrans" cxnId="{6801F826-8433-449D-BF30-509151371935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79511E0-597E-4AF3-842D-A2682FC0C242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รองคณบดีฝ่ายแผนงาน วิจัย และบริการวิชาการ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E3399DD9-453E-4D38-A04C-A2B7FFADD717}" type="parTrans" cxnId="{60D39DDF-6B04-4F64-9780-6109B040A3B9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F401DFE9-3A63-4763-AF67-3EC09E51381F}" type="sibTrans" cxnId="{60D39DDF-6B04-4F64-9780-6109B040A3B9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0BCBC2C-DD94-4C99-9F2B-467B238896FE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รองคณบดีฝ่ายประกันคุณภาพและสหกิจศึกษา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F91BE8C-8550-4336-9925-D0AC4962620D}" type="parTrans" cxnId="{7E20F63B-13DC-4B88-B1A0-E3412C9D1A49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FC1D015-02EC-485A-8F8B-6AF5687060C0}" type="sibTrans" cxnId="{7E20F63B-13DC-4B88-B1A0-E3412C9D1A49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BFB9853-4BCA-4896-AE8F-3088322B5B11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รองคณบดีฝ่ายกิจการนิสิตและกิจการพิเศษ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531C696D-A5F4-456B-B8F3-1B32E15A15F8}" type="parTrans" cxnId="{2C800DF3-025F-40F2-AC1C-BEC95ABF4ACF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8B9071F6-5F24-43BF-8288-737633B9301D}" type="sibTrans" cxnId="{2C800DF3-025F-40F2-AC1C-BEC95ABF4ACF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67A48B33-77C2-4A00-9E1D-D7C4EE616157}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เทคโนโลยีสารสนเทศ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A3FC8DF-0335-414B-8B5A-BECD8E9E07FE}" type="parTrans" cxnId="{C4AFD598-0286-4A0F-AFFB-9FB59654C6C0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893806ED-50A3-41EF-A8A9-BCB0B7310181}" type="sibTrans" cxnId="{C4AFD598-0286-4A0F-AFFB-9FB59654C6C0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160D78A-1A73-4723-A4BC-B848DA56BAD1}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วิศวกรรมซอฟต์แวร์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3D61377D-1AE7-45AB-8124-017FEA79B81D}" type="parTrans" cxnId="{27E57634-BE9F-4726-9002-3E287BB606C5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704A31D-C809-4CD7-9B27-1C0D173C4491}" type="sibTrans" cxnId="{27E57634-BE9F-4726-9002-3E287BB606C5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D121885E-3629-4909-B817-8C0070325F80}" type="asst">
      <dgm:prSet custT="1"/>
      <dgm:spPr/>
      <dgm:t>
        <a:bodyPr/>
        <a:lstStyle/>
        <a:p>
          <a:pPr algn="ctr"/>
          <a:r>
            <a:rPr lang="th-TH" sz="1400" b="1">
              <a:latin typeface="TH SarabunPSK" panose="020B0500040200020003" pitchFamily="34" charset="-34"/>
              <a:cs typeface="TH SarabunPSK" panose="020B0500040200020003" pitchFamily="34" charset="-34"/>
            </a:rPr>
            <a:t>ห้องวิจัย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D46FEE8C-B30B-4B07-96D5-2C5C73B73803}" type="parTrans" cxnId="{4D0D87BC-01A7-4C0B-86AF-917B7B4ED17C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48841F5-F1F3-4912-9946-A5F4241D4046}" type="sibTrans" cxnId="{4D0D87BC-01A7-4C0B-86AF-917B7B4ED17C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28153A8-BB0F-4A0C-943E-F56656943CF7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ISERL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CD4E2660-F001-4E30-9525-564AD1E6B20B}" type="parTrans" cxnId="{3155CB68-D301-44FE-9827-67435A19C3B1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3FA4196-95E0-4EC0-8A54-F5F76E53AE48}" type="sibTrans" cxnId="{3155CB68-D301-44FE-9827-67435A19C3B1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3C52F7A-46DD-40C5-A851-0404C28ECF27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KST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36BD298-3E0D-42F2-B70F-731A16D00880}" type="parTrans" cxnId="{1D1916CC-D0D8-4240-A5BF-B11CB4FF64B3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F3FD1E26-B351-4C72-9CA7-C9E62F0A0BA6}" type="sibTrans" cxnId="{1D1916CC-D0D8-4240-A5BF-B11CB4FF64B3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1C06AEC-7BDD-489F-BF48-1B6A3D746F36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MSCIM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C14B0C2-6BED-46DE-A163-B2AEEE8F646F}" type="parTrans" cxnId="{9AED8759-8BFE-41B5-B5DF-5FAA396F77FE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83EAAF9-1C25-4C4E-8164-9AD69DDD87A2}" type="sibTrans" cxnId="{9AED8759-8BFE-41B5-B5DF-5FAA396F77FE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09A7497A-05D4-4E1F-B5EB-3DAF14B330CA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Linux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496F9AF6-FAE1-4818-B1B7-D3A996B51BF9}" type="parTrans" cxnId="{9F66CCFC-CBDF-47F6-B636-E4AF8B4A6353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5AD96E75-DB9C-4EBC-9175-65D4BDA72E4D}" type="sibTrans" cxnId="{9F66CCFC-CBDF-47F6-B636-E4AF8B4A6353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7402BC92-76CB-4EB4-B3CD-F9418A708932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ห้องปฏิบัติการวิจัยนวัตกรรมการประมวลผล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15013D2E-E18B-43F1-B4C0-5333BD8AAD62}" type="parTrans" cxnId="{C2B2BA44-DEC8-4E11-86BE-18C7B2DFDD1E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94002C79-6783-42BA-B7D3-A53482873B66}" type="sibTrans" cxnId="{C2B2BA44-DEC8-4E11-86BE-18C7B2DFDD1E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45CF4E4-79B7-4B53-9B35-4F4440027DBE}">
      <dgm:prSet custT="1"/>
      <dgm:spPr/>
      <dgm:t>
        <a:bodyPr/>
        <a:lstStyle/>
        <a:p>
          <a:pPr algn="ctr"/>
          <a:r>
            <a:rPr lang="th-TH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>
              <a:latin typeface="TH SarabunPSK" panose="020B0500040200020003" pitchFamily="34" charset="-34"/>
              <a:cs typeface="TH SarabunPSK" panose="020B0500040200020003" pitchFamily="34" charset="-34"/>
            </a:rPr>
            <a:t>CGM</a:t>
          </a:r>
          <a:endParaRPr lang="en-US" sz="1400" b="1"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B8BC2B1F-525D-497F-B8C8-9BA989ED63FC}" type="sibTrans" cxnId="{787FC10C-9811-49FA-A98A-695EC78CAC88}">
      <dgm:prSet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A780339A-C1D1-4D86-AA0A-EA156E0E244F}" type="parTrans" cxnId="{787FC10C-9811-49FA-A98A-695EC78CAC88}">
      <dgm:prSet custT="1"/>
      <dgm:spPr/>
      <dgm:t>
        <a:bodyPr/>
        <a:lstStyle/>
        <a:p>
          <a:pPr algn="ctr"/>
          <a:endParaRPr lang="en-US" sz="1400" b="1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gm:t>
    </dgm:pt>
    <dgm:pt modelId="{EDEDB48B-0830-4354-B4F7-055C1BCE619C}" type="pres">
      <dgm:prSet presAssocID="{D34F9316-7018-4691-B92B-8A9405DBA61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112FC00-4031-4362-87BC-AE0BDE246287}" type="pres">
      <dgm:prSet presAssocID="{22D37A22-0500-4030-A721-C42078FDB447}" presName="root1" presStyleCnt="0"/>
      <dgm:spPr/>
    </dgm:pt>
    <dgm:pt modelId="{DD3FA3DD-9847-4C57-8F7B-7EEF2BFB7575}" type="pres">
      <dgm:prSet presAssocID="{22D37A22-0500-4030-A721-C42078FDB447}" presName="LevelOneTextNode" presStyleLbl="node0" presStyleIdx="0" presStyleCnt="1" custScaleX="183676" custScaleY="142219" custLinFactNeighborX="17202" custLinFactNeighborY="-5157">
        <dgm:presLayoutVars>
          <dgm:chPref val="3"/>
        </dgm:presLayoutVars>
      </dgm:prSet>
      <dgm:spPr/>
    </dgm:pt>
    <dgm:pt modelId="{018F371B-D147-4092-912F-F8304B5E04DF}" type="pres">
      <dgm:prSet presAssocID="{22D37A22-0500-4030-A721-C42078FDB447}" presName="level2hierChild" presStyleCnt="0"/>
      <dgm:spPr/>
    </dgm:pt>
    <dgm:pt modelId="{0C1D8E14-3BC3-42CE-9638-296C8E4F0E04}" type="pres">
      <dgm:prSet presAssocID="{4D492FF4-42BF-4098-BA41-36F4BA6534B0}" presName="conn2-1" presStyleLbl="parChTrans1D2" presStyleIdx="0" presStyleCnt="8" custScaleY="2000000"/>
      <dgm:spPr/>
    </dgm:pt>
    <dgm:pt modelId="{670AA317-B6B2-4B97-8D18-EF5A9EB0535D}" type="pres">
      <dgm:prSet presAssocID="{4D492FF4-42BF-4098-BA41-36F4BA6534B0}" presName="connTx" presStyleLbl="parChTrans1D2" presStyleIdx="0" presStyleCnt="8"/>
      <dgm:spPr/>
    </dgm:pt>
    <dgm:pt modelId="{726096CE-A7FE-4611-8229-ED8D459B9235}" type="pres">
      <dgm:prSet presAssocID="{89C0B90C-C0D8-4A29-9D84-C873AC932EE4}" presName="root2" presStyleCnt="0"/>
      <dgm:spPr/>
    </dgm:pt>
    <dgm:pt modelId="{CE9FF83D-36B4-41FB-9AEC-908A572F6A53}" type="pres">
      <dgm:prSet presAssocID="{89C0B90C-C0D8-4A29-9D84-C873AC932EE4}" presName="LevelTwoTextNode" presStyleLbl="asst1" presStyleIdx="0" presStyleCnt="5" custScaleX="184550" custScaleY="201225">
        <dgm:presLayoutVars>
          <dgm:chPref val="3"/>
        </dgm:presLayoutVars>
      </dgm:prSet>
      <dgm:spPr/>
    </dgm:pt>
    <dgm:pt modelId="{CFDC26B4-6003-467F-8DC1-D9CAD38BC026}" type="pres">
      <dgm:prSet presAssocID="{89C0B90C-C0D8-4A29-9D84-C873AC932EE4}" presName="level3hierChild" presStyleCnt="0"/>
      <dgm:spPr/>
    </dgm:pt>
    <dgm:pt modelId="{3D2C543F-6979-44B6-B03D-6A0D8B1E1B83}" type="pres">
      <dgm:prSet presAssocID="{AF22347D-793A-4825-AB15-30A72D031A9C}" presName="conn2-1" presStyleLbl="parChTrans1D2" presStyleIdx="1" presStyleCnt="8" custScaleY="2000000"/>
      <dgm:spPr/>
    </dgm:pt>
    <dgm:pt modelId="{D24A7AD4-9CA2-475F-B263-BC1BFCD24F80}" type="pres">
      <dgm:prSet presAssocID="{AF22347D-793A-4825-AB15-30A72D031A9C}" presName="connTx" presStyleLbl="parChTrans1D2" presStyleIdx="1" presStyleCnt="8"/>
      <dgm:spPr/>
    </dgm:pt>
    <dgm:pt modelId="{35273A29-3E1C-44C4-B9DC-8C16C55F6991}" type="pres">
      <dgm:prSet presAssocID="{9B6D16B1-A3BC-49B7-A4B6-ACD416B75C3F}" presName="root2" presStyleCnt="0"/>
      <dgm:spPr/>
    </dgm:pt>
    <dgm:pt modelId="{F2B8148E-E0B9-4291-BA3D-FC3E57EC4864}" type="pres">
      <dgm:prSet presAssocID="{9B6D16B1-A3BC-49B7-A4B6-ACD416B75C3F}" presName="LevelTwoTextNode" presStyleLbl="node2" presStyleIdx="0" presStyleCnt="3" custScaleX="184550" custScaleY="276040">
        <dgm:presLayoutVars>
          <dgm:chPref val="3"/>
        </dgm:presLayoutVars>
      </dgm:prSet>
      <dgm:spPr/>
    </dgm:pt>
    <dgm:pt modelId="{3C5DC3C7-C54B-45C2-B089-A20D8A08CC0C}" type="pres">
      <dgm:prSet presAssocID="{9B6D16B1-A3BC-49B7-A4B6-ACD416B75C3F}" presName="level3hierChild" presStyleCnt="0"/>
      <dgm:spPr/>
    </dgm:pt>
    <dgm:pt modelId="{14BAB47A-D7CB-433A-A913-514B33ED0615}" type="pres">
      <dgm:prSet presAssocID="{2B8BBE00-E3B6-41B0-8641-72697DFD1EE5}" presName="conn2-1" presStyleLbl="parChTrans1D2" presStyleIdx="2" presStyleCnt="8" custScaleY="2000000"/>
      <dgm:spPr/>
    </dgm:pt>
    <dgm:pt modelId="{6D284B67-F391-47DC-ADFF-B2254A38586B}" type="pres">
      <dgm:prSet presAssocID="{2B8BBE00-E3B6-41B0-8641-72697DFD1EE5}" presName="connTx" presStyleLbl="parChTrans1D2" presStyleIdx="2" presStyleCnt="8"/>
      <dgm:spPr/>
    </dgm:pt>
    <dgm:pt modelId="{2D1ACD8A-6E57-4043-B479-129AECC7885D}" type="pres">
      <dgm:prSet presAssocID="{9A51A7D1-15C8-4C61-892F-1908529433C5}" presName="root2" presStyleCnt="0"/>
      <dgm:spPr/>
    </dgm:pt>
    <dgm:pt modelId="{2C8C1918-A2D6-4F44-AA93-CE2901249CC6}" type="pres">
      <dgm:prSet presAssocID="{9A51A7D1-15C8-4C61-892F-1908529433C5}" presName="LevelTwoTextNode" presStyleLbl="node2" presStyleIdx="1" presStyleCnt="3" custScaleX="184550" custScaleY="276040">
        <dgm:presLayoutVars>
          <dgm:chPref val="3"/>
        </dgm:presLayoutVars>
      </dgm:prSet>
      <dgm:spPr/>
    </dgm:pt>
    <dgm:pt modelId="{DCB28849-0F94-4C67-823D-E1883A97F910}" type="pres">
      <dgm:prSet presAssocID="{9A51A7D1-15C8-4C61-892F-1908529433C5}" presName="level3hierChild" presStyleCnt="0"/>
      <dgm:spPr/>
    </dgm:pt>
    <dgm:pt modelId="{56A39060-170F-4EB7-BFAB-CB623B0C40A4}" type="pres">
      <dgm:prSet presAssocID="{DA6DD59A-099A-4276-9DEB-ADBC3D957484}" presName="conn2-1" presStyleLbl="parChTrans1D3" presStyleIdx="0" presStyleCnt="4"/>
      <dgm:spPr/>
    </dgm:pt>
    <dgm:pt modelId="{1D4F8908-3C8A-40CD-A9C5-9A9E1D9EEC75}" type="pres">
      <dgm:prSet presAssocID="{DA6DD59A-099A-4276-9DEB-ADBC3D957484}" presName="connTx" presStyleLbl="parChTrans1D3" presStyleIdx="0" presStyleCnt="4"/>
      <dgm:spPr/>
    </dgm:pt>
    <dgm:pt modelId="{5224D670-A0FE-4D0A-B9A9-0AA4AC7B2212}" type="pres">
      <dgm:prSet presAssocID="{FFB88E56-F39E-4FDB-B441-FC9FC458A653}" presName="root2" presStyleCnt="0"/>
      <dgm:spPr/>
    </dgm:pt>
    <dgm:pt modelId="{2770163C-D4BB-4B07-9CCF-764F5B662661}" type="pres">
      <dgm:prSet presAssocID="{FFB88E56-F39E-4FDB-B441-FC9FC458A653}" presName="LevelTwoTextNode" presStyleLbl="node3" presStyleIdx="0" presStyleCnt="3" custScaleX="84528" custScaleY="234659" custLinFactY="-62879" custLinFactNeighborX="5408" custLinFactNeighborY="-100000">
        <dgm:presLayoutVars>
          <dgm:chPref val="3"/>
        </dgm:presLayoutVars>
      </dgm:prSet>
      <dgm:spPr/>
    </dgm:pt>
    <dgm:pt modelId="{A24B3A36-7291-426F-91F2-47DFE2FCAC9B}" type="pres">
      <dgm:prSet presAssocID="{FFB88E56-F39E-4FDB-B441-FC9FC458A653}" presName="level3hierChild" presStyleCnt="0"/>
      <dgm:spPr/>
    </dgm:pt>
    <dgm:pt modelId="{00D09CAF-5A29-4BA8-9C68-8AA9A23AFA1E}" type="pres">
      <dgm:prSet presAssocID="{BA3FC8DF-0335-414B-8B5A-BECD8E9E07FE}" presName="conn2-1" presStyleLbl="parChTrans1D3" presStyleIdx="1" presStyleCnt="4"/>
      <dgm:spPr/>
    </dgm:pt>
    <dgm:pt modelId="{3D1EBFC2-0768-4DD2-9B6D-94C066B1B109}" type="pres">
      <dgm:prSet presAssocID="{BA3FC8DF-0335-414B-8B5A-BECD8E9E07FE}" presName="connTx" presStyleLbl="parChTrans1D3" presStyleIdx="1" presStyleCnt="4"/>
      <dgm:spPr/>
    </dgm:pt>
    <dgm:pt modelId="{52548DAD-BFC9-42C8-B996-0079B8FA4864}" type="pres">
      <dgm:prSet presAssocID="{67A48B33-77C2-4A00-9E1D-D7C4EE616157}" presName="root2" presStyleCnt="0"/>
      <dgm:spPr/>
    </dgm:pt>
    <dgm:pt modelId="{D53FFB5F-65A0-442A-8661-CFD2E5D92142}" type="pres">
      <dgm:prSet presAssocID="{67A48B33-77C2-4A00-9E1D-D7C4EE616157}" presName="LevelTwoTextNode" presStyleLbl="node3" presStyleIdx="1" presStyleCnt="3" custScaleX="84528" custScaleY="234659" custLinFactY="-29909" custLinFactNeighborX="5408" custLinFactNeighborY="-100000">
        <dgm:presLayoutVars>
          <dgm:chPref val="3"/>
        </dgm:presLayoutVars>
      </dgm:prSet>
      <dgm:spPr/>
    </dgm:pt>
    <dgm:pt modelId="{8B4AA58E-668B-4839-A00C-A5A27E8C3E85}" type="pres">
      <dgm:prSet presAssocID="{67A48B33-77C2-4A00-9E1D-D7C4EE616157}" presName="level3hierChild" presStyleCnt="0"/>
      <dgm:spPr/>
    </dgm:pt>
    <dgm:pt modelId="{F922E084-E31C-4D39-ADEC-469656993A06}" type="pres">
      <dgm:prSet presAssocID="{3D61377D-1AE7-45AB-8124-017FEA79B81D}" presName="conn2-1" presStyleLbl="parChTrans1D3" presStyleIdx="2" presStyleCnt="4"/>
      <dgm:spPr/>
    </dgm:pt>
    <dgm:pt modelId="{A5283541-8283-4667-A89E-1F90356D09AF}" type="pres">
      <dgm:prSet presAssocID="{3D61377D-1AE7-45AB-8124-017FEA79B81D}" presName="connTx" presStyleLbl="parChTrans1D3" presStyleIdx="2" presStyleCnt="4"/>
      <dgm:spPr/>
    </dgm:pt>
    <dgm:pt modelId="{E3FAE0AD-6B86-4EF6-A967-C99902361927}" type="pres">
      <dgm:prSet presAssocID="{3160D78A-1A73-4723-A4BC-B848DA56BAD1}" presName="root2" presStyleCnt="0"/>
      <dgm:spPr/>
    </dgm:pt>
    <dgm:pt modelId="{4A0BA5C2-1776-4BE2-A7B7-DE03B96D178C}" type="pres">
      <dgm:prSet presAssocID="{3160D78A-1A73-4723-A4BC-B848DA56BAD1}" presName="LevelTwoTextNode" presStyleLbl="node3" presStyleIdx="2" presStyleCnt="3" custScaleX="84528" custScaleY="234659" custLinFactY="-38742" custLinFactNeighborX="5408" custLinFactNeighborY="-100000">
        <dgm:presLayoutVars>
          <dgm:chPref val="3"/>
        </dgm:presLayoutVars>
      </dgm:prSet>
      <dgm:spPr/>
    </dgm:pt>
    <dgm:pt modelId="{B085FC2F-2AC2-41A1-A582-3FF0E7CBBC93}" type="pres">
      <dgm:prSet presAssocID="{3160D78A-1A73-4723-A4BC-B848DA56BAD1}" presName="level3hierChild" presStyleCnt="0"/>
      <dgm:spPr/>
    </dgm:pt>
    <dgm:pt modelId="{215B068B-5116-4A14-830E-0DC2284C7E80}" type="pres">
      <dgm:prSet presAssocID="{D46FEE8C-B30B-4B07-96D5-2C5C73B73803}" presName="conn2-1" presStyleLbl="parChTrans1D3" presStyleIdx="3" presStyleCnt="4"/>
      <dgm:spPr/>
    </dgm:pt>
    <dgm:pt modelId="{BA1295B8-B034-4581-9514-3DA905B059F3}" type="pres">
      <dgm:prSet presAssocID="{D46FEE8C-B30B-4B07-96D5-2C5C73B73803}" presName="connTx" presStyleLbl="parChTrans1D3" presStyleIdx="3" presStyleCnt="4"/>
      <dgm:spPr/>
    </dgm:pt>
    <dgm:pt modelId="{7D8BFF60-DE7F-4538-B18D-1AB516D06C78}" type="pres">
      <dgm:prSet presAssocID="{D121885E-3629-4909-B817-8C0070325F80}" presName="root2" presStyleCnt="0"/>
      <dgm:spPr/>
    </dgm:pt>
    <dgm:pt modelId="{95A08067-A989-4FC4-BD24-FA6C4291B42D}" type="pres">
      <dgm:prSet presAssocID="{D121885E-3629-4909-B817-8C0070325F80}" presName="LevelTwoTextNode" presStyleLbl="asst2" presStyleIdx="0" presStyleCnt="1" custScaleX="84528" custScaleY="234659" custLinFactY="-5771" custLinFactNeighborX="5408" custLinFactNeighborY="-100000">
        <dgm:presLayoutVars>
          <dgm:chPref val="3"/>
        </dgm:presLayoutVars>
      </dgm:prSet>
      <dgm:spPr/>
    </dgm:pt>
    <dgm:pt modelId="{48847148-C047-4AA8-89E4-0A309A4BFCAD}" type="pres">
      <dgm:prSet presAssocID="{D121885E-3629-4909-B817-8C0070325F80}" presName="level3hierChild" presStyleCnt="0"/>
      <dgm:spPr/>
    </dgm:pt>
    <dgm:pt modelId="{7E314C32-DCFB-46F6-9490-31E6F648166B}" type="pres">
      <dgm:prSet presAssocID="{A780339A-C1D1-4D86-AA0A-EA156E0E244F}" presName="conn2-1" presStyleLbl="parChTrans1D4" presStyleIdx="0" presStyleCnt="6"/>
      <dgm:spPr/>
    </dgm:pt>
    <dgm:pt modelId="{BE16267D-B62A-4A5E-AA73-05D7E4991F2E}" type="pres">
      <dgm:prSet presAssocID="{A780339A-C1D1-4D86-AA0A-EA156E0E244F}" presName="connTx" presStyleLbl="parChTrans1D4" presStyleIdx="0" presStyleCnt="6"/>
      <dgm:spPr/>
    </dgm:pt>
    <dgm:pt modelId="{5F69C5BE-0F32-4407-ADE5-494BB0BF8973}" type="pres">
      <dgm:prSet presAssocID="{B45CF4E4-79B7-4B53-9B35-4F4440027DBE}" presName="root2" presStyleCnt="0"/>
      <dgm:spPr/>
    </dgm:pt>
    <dgm:pt modelId="{00E320D0-9F7C-4D13-859F-2D492FF7555F}" type="pres">
      <dgm:prSet presAssocID="{B45CF4E4-79B7-4B53-9B35-4F4440027DBE}" presName="LevelTwoTextNode" presStyleLbl="node4" presStyleIdx="0" presStyleCnt="6" custScaleX="141266" custScaleY="155672" custLinFactNeighborX="-3028" custLinFactNeighborY="-28031">
        <dgm:presLayoutVars>
          <dgm:chPref val="3"/>
        </dgm:presLayoutVars>
      </dgm:prSet>
      <dgm:spPr/>
    </dgm:pt>
    <dgm:pt modelId="{DBFEF886-0D1E-4ABA-8302-579295D99E70}" type="pres">
      <dgm:prSet presAssocID="{B45CF4E4-79B7-4B53-9B35-4F4440027DBE}" presName="level3hierChild" presStyleCnt="0"/>
      <dgm:spPr/>
    </dgm:pt>
    <dgm:pt modelId="{8A0F41FE-A762-4A9D-8ACD-88680D486EEA}" type="pres">
      <dgm:prSet presAssocID="{CD4E2660-F001-4E30-9525-564AD1E6B20B}" presName="conn2-1" presStyleLbl="parChTrans1D4" presStyleIdx="1" presStyleCnt="6"/>
      <dgm:spPr/>
    </dgm:pt>
    <dgm:pt modelId="{C3DF760F-5D7C-4F92-8412-0472D9B86185}" type="pres">
      <dgm:prSet presAssocID="{CD4E2660-F001-4E30-9525-564AD1E6B20B}" presName="connTx" presStyleLbl="parChTrans1D4" presStyleIdx="1" presStyleCnt="6"/>
      <dgm:spPr/>
    </dgm:pt>
    <dgm:pt modelId="{EEC7BC5A-FCAE-4780-B707-DAE161BC88AE}" type="pres">
      <dgm:prSet presAssocID="{928153A8-BB0F-4A0C-943E-F56656943CF7}" presName="root2" presStyleCnt="0"/>
      <dgm:spPr/>
    </dgm:pt>
    <dgm:pt modelId="{7EFDADC9-DFEC-4DFE-BC96-C3EA6CA44C95}" type="pres">
      <dgm:prSet presAssocID="{928153A8-BB0F-4A0C-943E-F56656943CF7}" presName="LevelTwoTextNode" presStyleLbl="node4" presStyleIdx="1" presStyleCnt="6" custScaleX="142552" custScaleY="155672" custLinFactNeighborX="-3028" custLinFactNeighborY="331">
        <dgm:presLayoutVars>
          <dgm:chPref val="3"/>
        </dgm:presLayoutVars>
      </dgm:prSet>
      <dgm:spPr/>
    </dgm:pt>
    <dgm:pt modelId="{9CDC2569-14D7-4A2E-A505-CB5C32C3F807}" type="pres">
      <dgm:prSet presAssocID="{928153A8-BB0F-4A0C-943E-F56656943CF7}" presName="level3hierChild" presStyleCnt="0"/>
      <dgm:spPr/>
    </dgm:pt>
    <dgm:pt modelId="{AB0985CE-3A2A-46E1-BA87-E1ACB10C629C}" type="pres">
      <dgm:prSet presAssocID="{B36BD298-3E0D-42F2-B70F-731A16D00880}" presName="conn2-1" presStyleLbl="parChTrans1D4" presStyleIdx="2" presStyleCnt="6"/>
      <dgm:spPr/>
    </dgm:pt>
    <dgm:pt modelId="{4B76E13F-DD90-4B97-9597-4DEA5A88451C}" type="pres">
      <dgm:prSet presAssocID="{B36BD298-3E0D-42F2-B70F-731A16D00880}" presName="connTx" presStyleLbl="parChTrans1D4" presStyleIdx="2" presStyleCnt="6"/>
      <dgm:spPr/>
    </dgm:pt>
    <dgm:pt modelId="{8385EC8B-16F6-4779-B49A-20BB241F5C7A}" type="pres">
      <dgm:prSet presAssocID="{03C52F7A-46DD-40C5-A851-0404C28ECF27}" presName="root2" presStyleCnt="0"/>
      <dgm:spPr/>
    </dgm:pt>
    <dgm:pt modelId="{282575FC-AC65-4F66-A401-5CFF8FAA8D7F}" type="pres">
      <dgm:prSet presAssocID="{03C52F7A-46DD-40C5-A851-0404C28ECF27}" presName="LevelTwoTextNode" presStyleLbl="node4" presStyleIdx="2" presStyleCnt="6" custScaleX="142101" custScaleY="155672" custLinFactNeighborX="-2610" custLinFactNeighborY="28670">
        <dgm:presLayoutVars>
          <dgm:chPref val="3"/>
        </dgm:presLayoutVars>
      </dgm:prSet>
      <dgm:spPr/>
    </dgm:pt>
    <dgm:pt modelId="{518722A8-F533-4DEE-910B-1AC0265D9E35}" type="pres">
      <dgm:prSet presAssocID="{03C52F7A-46DD-40C5-A851-0404C28ECF27}" presName="level3hierChild" presStyleCnt="0"/>
      <dgm:spPr/>
    </dgm:pt>
    <dgm:pt modelId="{1929D3CE-9DA6-436C-A019-109F2F9D5A05}" type="pres">
      <dgm:prSet presAssocID="{BC14B0C2-6BED-46DE-A163-B2AEEE8F646F}" presName="conn2-1" presStyleLbl="parChTrans1D4" presStyleIdx="3" presStyleCnt="6"/>
      <dgm:spPr/>
    </dgm:pt>
    <dgm:pt modelId="{FA17ADF6-3D2D-4C6E-82EA-FDEC08C3C174}" type="pres">
      <dgm:prSet presAssocID="{BC14B0C2-6BED-46DE-A163-B2AEEE8F646F}" presName="connTx" presStyleLbl="parChTrans1D4" presStyleIdx="3" presStyleCnt="6"/>
      <dgm:spPr/>
    </dgm:pt>
    <dgm:pt modelId="{EB0A7C3D-DFC6-4D8B-8F9A-69463987706F}" type="pres">
      <dgm:prSet presAssocID="{B1C06AEC-7BDD-489F-BF48-1B6A3D746F36}" presName="root2" presStyleCnt="0"/>
      <dgm:spPr/>
    </dgm:pt>
    <dgm:pt modelId="{EF1FAA15-CDED-4184-930A-91B05FD3C0C9}" type="pres">
      <dgm:prSet presAssocID="{B1C06AEC-7BDD-489F-BF48-1B6A3D746F36}" presName="LevelTwoTextNode" presStyleLbl="node4" presStyleIdx="3" presStyleCnt="6" custScaleX="144857" custScaleY="155672" custLinFactNeighborX="-3028" custLinFactNeighborY="57020">
        <dgm:presLayoutVars>
          <dgm:chPref val="3"/>
        </dgm:presLayoutVars>
      </dgm:prSet>
      <dgm:spPr/>
    </dgm:pt>
    <dgm:pt modelId="{DC656CAD-08B6-4DCD-AF0F-D6DC1D7B3C98}" type="pres">
      <dgm:prSet presAssocID="{B1C06AEC-7BDD-489F-BF48-1B6A3D746F36}" presName="level3hierChild" presStyleCnt="0"/>
      <dgm:spPr/>
    </dgm:pt>
    <dgm:pt modelId="{2AE69ED1-02E3-4BA1-9B8C-20E5BACCA3B5}" type="pres">
      <dgm:prSet presAssocID="{496F9AF6-FAE1-4818-B1B7-D3A996B51BF9}" presName="conn2-1" presStyleLbl="parChTrans1D4" presStyleIdx="4" presStyleCnt="6"/>
      <dgm:spPr/>
    </dgm:pt>
    <dgm:pt modelId="{FD357BB0-5BE8-4C7F-A3EE-55967169709C}" type="pres">
      <dgm:prSet presAssocID="{496F9AF6-FAE1-4818-B1B7-D3A996B51BF9}" presName="connTx" presStyleLbl="parChTrans1D4" presStyleIdx="4" presStyleCnt="6"/>
      <dgm:spPr/>
    </dgm:pt>
    <dgm:pt modelId="{E710D154-9D4A-4B9E-88EE-ABC03974CCBB}" type="pres">
      <dgm:prSet presAssocID="{09A7497A-05D4-4E1F-B5EB-3DAF14B330CA}" presName="root2" presStyleCnt="0"/>
      <dgm:spPr/>
    </dgm:pt>
    <dgm:pt modelId="{EF96AC02-3C1F-48FE-933B-2BC35C6C006B}" type="pres">
      <dgm:prSet presAssocID="{09A7497A-05D4-4E1F-B5EB-3DAF14B330CA}" presName="LevelTwoTextNode" presStyleLbl="node4" presStyleIdx="4" presStyleCnt="6" custScaleX="143525" custScaleY="155672" custLinFactNeighborX="-3028" custLinFactNeighborY="85371">
        <dgm:presLayoutVars>
          <dgm:chPref val="3"/>
        </dgm:presLayoutVars>
      </dgm:prSet>
      <dgm:spPr/>
    </dgm:pt>
    <dgm:pt modelId="{221F22D5-41D3-4B52-ADF4-3AF6D61E6B49}" type="pres">
      <dgm:prSet presAssocID="{09A7497A-05D4-4E1F-B5EB-3DAF14B330CA}" presName="level3hierChild" presStyleCnt="0"/>
      <dgm:spPr/>
    </dgm:pt>
    <dgm:pt modelId="{1FFD4CF2-5B21-4434-AF80-7B261F1C250D}" type="pres">
      <dgm:prSet presAssocID="{15013D2E-E18B-43F1-B4C0-5333BD8AAD62}" presName="conn2-1" presStyleLbl="parChTrans1D4" presStyleIdx="5" presStyleCnt="6"/>
      <dgm:spPr/>
    </dgm:pt>
    <dgm:pt modelId="{EF7B47B1-DA5B-4D4F-B2DB-93D9B6A2341B}" type="pres">
      <dgm:prSet presAssocID="{15013D2E-E18B-43F1-B4C0-5333BD8AAD62}" presName="connTx" presStyleLbl="parChTrans1D4" presStyleIdx="5" presStyleCnt="6"/>
      <dgm:spPr/>
    </dgm:pt>
    <dgm:pt modelId="{122B7BEC-BC58-4633-8805-F8D172794CCE}" type="pres">
      <dgm:prSet presAssocID="{7402BC92-76CB-4EB4-B3CD-F9418A708932}" presName="root2" presStyleCnt="0"/>
      <dgm:spPr/>
    </dgm:pt>
    <dgm:pt modelId="{C567255C-4F32-4670-B3E9-A23F58A4E4D9}" type="pres">
      <dgm:prSet presAssocID="{7402BC92-76CB-4EB4-B3CD-F9418A708932}" presName="LevelTwoTextNode" presStyleLbl="node4" presStyleIdx="5" presStyleCnt="6" custScaleX="143390" custScaleY="155672" custLinFactY="13721" custLinFactNeighborX="-3028" custLinFactNeighborY="100000">
        <dgm:presLayoutVars>
          <dgm:chPref val="3"/>
        </dgm:presLayoutVars>
      </dgm:prSet>
      <dgm:spPr/>
    </dgm:pt>
    <dgm:pt modelId="{E309FBD3-980E-48BC-A468-DAFB9B8667A3}" type="pres">
      <dgm:prSet presAssocID="{7402BC92-76CB-4EB4-B3CD-F9418A708932}" presName="level3hierChild" presStyleCnt="0"/>
      <dgm:spPr/>
    </dgm:pt>
    <dgm:pt modelId="{1AC56E44-D9E9-4472-9AC6-779BA19461DD}" type="pres">
      <dgm:prSet presAssocID="{08248BC2-87B9-4DE9-A71A-5513CC361298}" presName="conn2-1" presStyleLbl="parChTrans1D2" presStyleIdx="3" presStyleCnt="8" custScaleY="1241664"/>
      <dgm:spPr/>
    </dgm:pt>
    <dgm:pt modelId="{7EB99DBA-6E7B-44D3-92F9-9E1F14BFBE1C}" type="pres">
      <dgm:prSet presAssocID="{08248BC2-87B9-4DE9-A71A-5513CC361298}" presName="connTx" presStyleLbl="parChTrans1D2" presStyleIdx="3" presStyleCnt="8"/>
      <dgm:spPr/>
    </dgm:pt>
    <dgm:pt modelId="{9DBEEDF0-DC82-4847-9DFC-543660B76FA0}" type="pres">
      <dgm:prSet presAssocID="{B88E42E0-4B62-4F74-8BFC-C6394975EE50}" presName="root2" presStyleCnt="0"/>
      <dgm:spPr/>
    </dgm:pt>
    <dgm:pt modelId="{2CC86300-4E19-4B93-A4FF-64D82C8A073A}" type="pres">
      <dgm:prSet presAssocID="{B88E42E0-4B62-4F74-8BFC-C6394975EE50}" presName="LevelTwoTextNode" presStyleLbl="node2" presStyleIdx="2" presStyleCnt="3" custScaleX="243686" custScaleY="189278">
        <dgm:presLayoutVars>
          <dgm:chPref val="3"/>
        </dgm:presLayoutVars>
      </dgm:prSet>
      <dgm:spPr/>
    </dgm:pt>
    <dgm:pt modelId="{26849634-EA17-4E34-BC67-0B30E30A146E}" type="pres">
      <dgm:prSet presAssocID="{B88E42E0-4B62-4F74-8BFC-C6394975EE50}" presName="level3hierChild" presStyleCnt="0"/>
      <dgm:spPr/>
    </dgm:pt>
    <dgm:pt modelId="{377B44AF-7639-41D0-A098-295F80C7EF9B}" type="pres">
      <dgm:prSet presAssocID="{C3BBE608-FD56-40F5-BE43-C804995AE779}" presName="conn2-1" presStyleLbl="parChTrans1D2" presStyleIdx="4" presStyleCnt="8" custScaleY="1630599"/>
      <dgm:spPr/>
    </dgm:pt>
    <dgm:pt modelId="{F11C971C-5046-44D9-A268-0A02B6F53270}" type="pres">
      <dgm:prSet presAssocID="{C3BBE608-FD56-40F5-BE43-C804995AE779}" presName="connTx" presStyleLbl="parChTrans1D2" presStyleIdx="4" presStyleCnt="8"/>
      <dgm:spPr/>
    </dgm:pt>
    <dgm:pt modelId="{5F710D7E-B262-4E22-8D3A-07298AFFDBA5}" type="pres">
      <dgm:prSet presAssocID="{B95D0114-6656-47C2-9B85-E3E5D6508E78}" presName="root2" presStyleCnt="0"/>
      <dgm:spPr/>
    </dgm:pt>
    <dgm:pt modelId="{98B138E5-C58B-4F27-8C86-8D6FC15D46B2}" type="pres">
      <dgm:prSet presAssocID="{B95D0114-6656-47C2-9B85-E3E5D6508E78}" presName="LevelTwoTextNode" presStyleLbl="asst1" presStyleIdx="1" presStyleCnt="5" custScaleX="243686" custScaleY="174036">
        <dgm:presLayoutVars>
          <dgm:chPref val="3"/>
        </dgm:presLayoutVars>
      </dgm:prSet>
      <dgm:spPr/>
    </dgm:pt>
    <dgm:pt modelId="{B5382680-75ED-4C2B-A8ED-8A870B3E2762}" type="pres">
      <dgm:prSet presAssocID="{B95D0114-6656-47C2-9B85-E3E5D6508E78}" presName="level3hierChild" presStyleCnt="0"/>
      <dgm:spPr/>
    </dgm:pt>
    <dgm:pt modelId="{99F12D49-9BC9-4E48-8762-652CA4935F42}" type="pres">
      <dgm:prSet presAssocID="{E3399DD9-453E-4D38-A04C-A2B7FFADD717}" presName="conn2-1" presStyleLbl="parChTrans1D2" presStyleIdx="5" presStyleCnt="8" custScaleY="2000000"/>
      <dgm:spPr/>
    </dgm:pt>
    <dgm:pt modelId="{3EFC476A-9B9C-4437-9FF5-FCC3A51436B3}" type="pres">
      <dgm:prSet presAssocID="{E3399DD9-453E-4D38-A04C-A2B7FFADD717}" presName="connTx" presStyleLbl="parChTrans1D2" presStyleIdx="5" presStyleCnt="8"/>
      <dgm:spPr/>
    </dgm:pt>
    <dgm:pt modelId="{FFFE884A-3571-4344-A701-100666682E57}" type="pres">
      <dgm:prSet presAssocID="{379511E0-597E-4AF3-842D-A2682FC0C242}" presName="root2" presStyleCnt="0"/>
      <dgm:spPr/>
    </dgm:pt>
    <dgm:pt modelId="{43A2D9FF-F9D7-4F69-98FA-7A091162B842}" type="pres">
      <dgm:prSet presAssocID="{379511E0-597E-4AF3-842D-A2682FC0C242}" presName="LevelTwoTextNode" presStyleLbl="asst1" presStyleIdx="2" presStyleCnt="5" custScaleX="243686" custScaleY="256070">
        <dgm:presLayoutVars>
          <dgm:chPref val="3"/>
        </dgm:presLayoutVars>
      </dgm:prSet>
      <dgm:spPr/>
    </dgm:pt>
    <dgm:pt modelId="{785E65B0-FB57-4C94-8C0B-80372E1C964B}" type="pres">
      <dgm:prSet presAssocID="{379511E0-597E-4AF3-842D-A2682FC0C242}" presName="level3hierChild" presStyleCnt="0"/>
      <dgm:spPr/>
    </dgm:pt>
    <dgm:pt modelId="{F1F5F796-4887-404E-8FB2-1DF89C8EC5C4}" type="pres">
      <dgm:prSet presAssocID="{3F91BE8C-8550-4336-9925-D0AC4962620D}" presName="conn2-1" presStyleLbl="parChTrans1D2" presStyleIdx="6" presStyleCnt="8" custScaleY="2000000"/>
      <dgm:spPr/>
    </dgm:pt>
    <dgm:pt modelId="{450C2065-3342-4F4D-B172-56FFC05F2B1F}" type="pres">
      <dgm:prSet presAssocID="{3F91BE8C-8550-4336-9925-D0AC4962620D}" presName="connTx" presStyleLbl="parChTrans1D2" presStyleIdx="6" presStyleCnt="8"/>
      <dgm:spPr/>
    </dgm:pt>
    <dgm:pt modelId="{1673F4AB-B54B-409F-9AF6-4491F1EF5093}" type="pres">
      <dgm:prSet presAssocID="{B0BCBC2C-DD94-4C99-9F2B-467B238896FE}" presName="root2" presStyleCnt="0"/>
      <dgm:spPr/>
    </dgm:pt>
    <dgm:pt modelId="{EDFCA753-6175-49B9-AEF2-9F18F08E2C1E}" type="pres">
      <dgm:prSet presAssocID="{B0BCBC2C-DD94-4C99-9F2B-467B238896FE}" presName="LevelTwoTextNode" presStyleLbl="asst1" presStyleIdx="3" presStyleCnt="5" custScaleX="243686" custScaleY="169313">
        <dgm:presLayoutVars>
          <dgm:chPref val="3"/>
        </dgm:presLayoutVars>
      </dgm:prSet>
      <dgm:spPr/>
    </dgm:pt>
    <dgm:pt modelId="{A25EDA2D-C828-48B6-AAC6-2A49D380E531}" type="pres">
      <dgm:prSet presAssocID="{B0BCBC2C-DD94-4C99-9F2B-467B238896FE}" presName="level3hierChild" presStyleCnt="0"/>
      <dgm:spPr/>
    </dgm:pt>
    <dgm:pt modelId="{AD124C0E-DF40-46B4-BB6E-B0A3256DACF1}" type="pres">
      <dgm:prSet presAssocID="{531C696D-A5F4-456B-B8F3-1B32E15A15F8}" presName="conn2-1" presStyleLbl="parChTrans1D2" presStyleIdx="7" presStyleCnt="8" custScaleY="2000000"/>
      <dgm:spPr/>
    </dgm:pt>
    <dgm:pt modelId="{4C181825-AC55-42F3-A909-EFEAB46809E8}" type="pres">
      <dgm:prSet presAssocID="{531C696D-A5F4-456B-B8F3-1B32E15A15F8}" presName="connTx" presStyleLbl="parChTrans1D2" presStyleIdx="7" presStyleCnt="8"/>
      <dgm:spPr/>
    </dgm:pt>
    <dgm:pt modelId="{A4ECB9D9-B571-49F6-B809-9B562320D2AB}" type="pres">
      <dgm:prSet presAssocID="{6BFB9853-4BCA-4896-AE8F-3088322B5B11}" presName="root2" presStyleCnt="0"/>
      <dgm:spPr/>
    </dgm:pt>
    <dgm:pt modelId="{860EBD7E-620B-429B-854D-D97B55690A8A}" type="pres">
      <dgm:prSet presAssocID="{6BFB9853-4BCA-4896-AE8F-3088322B5B11}" presName="LevelTwoTextNode" presStyleLbl="asst1" presStyleIdx="4" presStyleCnt="5" custScaleX="243686" custScaleY="163015">
        <dgm:presLayoutVars>
          <dgm:chPref val="3"/>
        </dgm:presLayoutVars>
      </dgm:prSet>
      <dgm:spPr/>
    </dgm:pt>
    <dgm:pt modelId="{8BC64612-63C1-4B89-AAA1-03FB3CCB3AA9}" type="pres">
      <dgm:prSet presAssocID="{6BFB9853-4BCA-4896-AE8F-3088322B5B11}" presName="level3hierChild" presStyleCnt="0"/>
      <dgm:spPr/>
    </dgm:pt>
  </dgm:ptLst>
  <dgm:cxnLst>
    <dgm:cxn modelId="{B25BFD02-AE4A-4F26-947F-7C602C8FBEB8}" type="presOf" srcId="{D34F9316-7018-4691-B92B-8A9405DBA615}" destId="{EDEDB48B-0830-4354-B4F7-055C1BCE619C}" srcOrd="0" destOrd="0" presId="urn:microsoft.com/office/officeart/2008/layout/HorizontalMultiLevelHierarchy"/>
    <dgm:cxn modelId="{DF846103-F47D-4D3A-B7FD-94CB3A78F71E}" type="presOf" srcId="{B88E42E0-4B62-4F74-8BFC-C6394975EE50}" destId="{2CC86300-4E19-4B93-A4FF-64D82C8A073A}" srcOrd="0" destOrd="0" presId="urn:microsoft.com/office/officeart/2008/layout/HorizontalMultiLevelHierarchy"/>
    <dgm:cxn modelId="{D85F9C04-403C-43A5-9E64-1343CEBF9FE7}" type="presOf" srcId="{3160D78A-1A73-4723-A4BC-B848DA56BAD1}" destId="{4A0BA5C2-1776-4BE2-A7B7-DE03B96D178C}" srcOrd="0" destOrd="0" presId="urn:microsoft.com/office/officeart/2008/layout/HorizontalMultiLevelHierarchy"/>
    <dgm:cxn modelId="{787FC10C-9811-49FA-A98A-695EC78CAC88}" srcId="{D121885E-3629-4909-B817-8C0070325F80}" destId="{B45CF4E4-79B7-4B53-9B35-4F4440027DBE}" srcOrd="0" destOrd="0" parTransId="{A780339A-C1D1-4D86-AA0A-EA156E0E244F}" sibTransId="{B8BC2B1F-525D-497F-B8C8-9BA989ED63FC}"/>
    <dgm:cxn modelId="{2432170E-8C12-411D-B817-3EC535005DBB}" type="presOf" srcId="{E3399DD9-453E-4D38-A04C-A2B7FFADD717}" destId="{3EFC476A-9B9C-4437-9FF5-FCC3A51436B3}" srcOrd="1" destOrd="0" presId="urn:microsoft.com/office/officeart/2008/layout/HorizontalMultiLevelHierarchy"/>
    <dgm:cxn modelId="{0B46E50E-628C-40D0-AB28-12F7CF2244B4}" type="presOf" srcId="{22D37A22-0500-4030-A721-C42078FDB447}" destId="{DD3FA3DD-9847-4C57-8F7B-7EEF2BFB7575}" srcOrd="0" destOrd="0" presId="urn:microsoft.com/office/officeart/2008/layout/HorizontalMultiLevelHierarchy"/>
    <dgm:cxn modelId="{FA965611-9E9A-41C0-A633-FBF6D0F7836B}" type="presOf" srcId="{928153A8-BB0F-4A0C-943E-F56656943CF7}" destId="{7EFDADC9-DFEC-4DFE-BC96-C3EA6CA44C95}" srcOrd="0" destOrd="0" presId="urn:microsoft.com/office/officeart/2008/layout/HorizontalMultiLevelHierarchy"/>
    <dgm:cxn modelId="{10403E13-ECD8-422F-940D-A911A168B418}" type="presOf" srcId="{FFB88E56-F39E-4FDB-B441-FC9FC458A653}" destId="{2770163C-D4BB-4B07-9CCF-764F5B662661}" srcOrd="0" destOrd="0" presId="urn:microsoft.com/office/officeart/2008/layout/HorizontalMultiLevelHierarchy"/>
    <dgm:cxn modelId="{B3DA4713-F23F-46F6-B9B8-F2B7FFF44C6A}" type="presOf" srcId="{B36BD298-3E0D-42F2-B70F-731A16D00880}" destId="{AB0985CE-3A2A-46E1-BA87-E1ACB10C629C}" srcOrd="0" destOrd="0" presId="urn:microsoft.com/office/officeart/2008/layout/HorizontalMultiLevelHierarchy"/>
    <dgm:cxn modelId="{66322B14-ADE5-4DF5-9F3E-FACE2DC31EE4}" type="presOf" srcId="{DA6DD59A-099A-4276-9DEB-ADBC3D957484}" destId="{1D4F8908-3C8A-40CD-A9C5-9A9E1D9EEC75}" srcOrd="1" destOrd="0" presId="urn:microsoft.com/office/officeart/2008/layout/HorizontalMultiLevelHierarchy"/>
    <dgm:cxn modelId="{D31E9D19-3688-4633-BD3B-16490A011988}" type="presOf" srcId="{CD4E2660-F001-4E30-9525-564AD1E6B20B}" destId="{8A0F41FE-A762-4A9D-8ACD-88680D486EEA}" srcOrd="0" destOrd="0" presId="urn:microsoft.com/office/officeart/2008/layout/HorizontalMultiLevelHierarchy"/>
    <dgm:cxn modelId="{04C3D419-5D8A-4CFC-904D-A98C5F738C08}" type="presOf" srcId="{B45CF4E4-79B7-4B53-9B35-4F4440027DBE}" destId="{00E320D0-9F7C-4D13-859F-2D492FF7555F}" srcOrd="0" destOrd="0" presId="urn:microsoft.com/office/officeart/2008/layout/HorizontalMultiLevelHierarchy"/>
    <dgm:cxn modelId="{D8970725-6C61-4861-8848-3D9436F15319}" type="presOf" srcId="{4D492FF4-42BF-4098-BA41-36F4BA6534B0}" destId="{0C1D8E14-3BC3-42CE-9638-296C8E4F0E04}" srcOrd="0" destOrd="0" presId="urn:microsoft.com/office/officeart/2008/layout/HorizontalMultiLevelHierarchy"/>
    <dgm:cxn modelId="{6801F826-8433-449D-BF30-509151371935}" srcId="{22D37A22-0500-4030-A721-C42078FDB447}" destId="{B95D0114-6656-47C2-9B85-E3E5D6508E78}" srcOrd="4" destOrd="0" parTransId="{C3BBE608-FD56-40F5-BE43-C804995AE779}" sibTransId="{C0207E27-9A3B-4271-A5F0-9D777F032AFD}"/>
    <dgm:cxn modelId="{69315027-E49C-4F42-8AFD-5FADEC437192}" type="presOf" srcId="{15013D2E-E18B-43F1-B4C0-5333BD8AAD62}" destId="{EF7B47B1-DA5B-4D4F-B2DB-93D9B6A2341B}" srcOrd="1" destOrd="0" presId="urn:microsoft.com/office/officeart/2008/layout/HorizontalMultiLevelHierarchy"/>
    <dgm:cxn modelId="{56D74030-26E4-4AE2-82A0-B1F556789415}" type="presOf" srcId="{7402BC92-76CB-4EB4-B3CD-F9418A708932}" destId="{C567255C-4F32-4670-B3E9-A23F58A4E4D9}" srcOrd="0" destOrd="0" presId="urn:microsoft.com/office/officeart/2008/layout/HorizontalMultiLevelHierarchy"/>
    <dgm:cxn modelId="{27E57634-BE9F-4726-9002-3E287BB606C5}" srcId="{9A51A7D1-15C8-4C61-892F-1908529433C5}" destId="{3160D78A-1A73-4723-A4BC-B848DA56BAD1}" srcOrd="2" destOrd="0" parTransId="{3D61377D-1AE7-45AB-8124-017FEA79B81D}" sibTransId="{9704A31D-C809-4CD7-9B27-1C0D173C4491}"/>
    <dgm:cxn modelId="{5AE02F37-153D-4BA1-9E3F-AF30654C6633}" type="presOf" srcId="{A780339A-C1D1-4D86-AA0A-EA156E0E244F}" destId="{7E314C32-DCFB-46F6-9490-31E6F648166B}" srcOrd="0" destOrd="0" presId="urn:microsoft.com/office/officeart/2008/layout/HorizontalMultiLevelHierarchy"/>
    <dgm:cxn modelId="{EE989F38-9C61-4A2F-9B06-834B824D5B03}" type="presOf" srcId="{6BFB9853-4BCA-4896-AE8F-3088322B5B11}" destId="{860EBD7E-620B-429B-854D-D97B55690A8A}" srcOrd="0" destOrd="0" presId="urn:microsoft.com/office/officeart/2008/layout/HorizontalMultiLevelHierarchy"/>
    <dgm:cxn modelId="{FBC4BF3A-B739-4634-9C10-F063333FC9E3}" type="presOf" srcId="{DA6DD59A-099A-4276-9DEB-ADBC3D957484}" destId="{56A39060-170F-4EB7-BFAB-CB623B0C40A4}" srcOrd="0" destOrd="0" presId="urn:microsoft.com/office/officeart/2008/layout/HorizontalMultiLevelHierarchy"/>
    <dgm:cxn modelId="{7E20F63B-13DC-4B88-B1A0-E3412C9D1A49}" srcId="{22D37A22-0500-4030-A721-C42078FDB447}" destId="{B0BCBC2C-DD94-4C99-9F2B-467B238896FE}" srcOrd="6" destOrd="0" parTransId="{3F91BE8C-8550-4336-9925-D0AC4962620D}" sibTransId="{CFC1D015-02EC-485A-8F8B-6AF5687060C0}"/>
    <dgm:cxn modelId="{40FCA95D-9F5E-4960-B1FD-DD064D66E32E}" type="presOf" srcId="{67A48B33-77C2-4A00-9E1D-D7C4EE616157}" destId="{D53FFB5F-65A0-442A-8661-CFD2E5D92142}" srcOrd="0" destOrd="0" presId="urn:microsoft.com/office/officeart/2008/layout/HorizontalMultiLevelHierarchy"/>
    <dgm:cxn modelId="{C4A6425E-5524-4836-BBF8-6502E6DCD793}" type="presOf" srcId="{AF22347D-793A-4825-AB15-30A72D031A9C}" destId="{3D2C543F-6979-44B6-B03D-6A0D8B1E1B83}" srcOrd="0" destOrd="0" presId="urn:microsoft.com/office/officeart/2008/layout/HorizontalMultiLevelHierarchy"/>
    <dgm:cxn modelId="{10E87F60-14AA-4987-9B5A-68C7610C99D2}" type="presOf" srcId="{E3399DD9-453E-4D38-A04C-A2B7FFADD717}" destId="{99F12D49-9BC9-4E48-8762-652CA4935F42}" srcOrd="0" destOrd="0" presId="urn:microsoft.com/office/officeart/2008/layout/HorizontalMultiLevelHierarchy"/>
    <dgm:cxn modelId="{97928762-2A44-4A65-B105-CDB0701DA321}" srcId="{22D37A22-0500-4030-A721-C42078FDB447}" destId="{9A51A7D1-15C8-4C61-892F-1908529433C5}" srcOrd="2" destOrd="0" parTransId="{2B8BBE00-E3B6-41B0-8641-72697DFD1EE5}" sibTransId="{C0A6EBB0-9623-4A94-B970-2B2B1CD19DD8}"/>
    <dgm:cxn modelId="{498F3E64-ED44-4C5B-881F-52C34823388E}" type="presOf" srcId="{B0BCBC2C-DD94-4C99-9F2B-467B238896FE}" destId="{EDFCA753-6175-49B9-AEF2-9F18F08E2C1E}" srcOrd="0" destOrd="0" presId="urn:microsoft.com/office/officeart/2008/layout/HorizontalMultiLevelHierarchy"/>
    <dgm:cxn modelId="{90FEA364-D506-4924-B553-D62514CEF40A}" type="presOf" srcId="{3F91BE8C-8550-4336-9925-D0AC4962620D}" destId="{450C2065-3342-4F4D-B172-56FFC05F2B1F}" srcOrd="1" destOrd="0" presId="urn:microsoft.com/office/officeart/2008/layout/HorizontalMultiLevelHierarchy"/>
    <dgm:cxn modelId="{C2B2BA44-DEC8-4E11-86BE-18C7B2DFDD1E}" srcId="{D121885E-3629-4909-B817-8C0070325F80}" destId="{7402BC92-76CB-4EB4-B3CD-F9418A708932}" srcOrd="5" destOrd="0" parTransId="{15013D2E-E18B-43F1-B4C0-5333BD8AAD62}" sibTransId="{94002C79-6783-42BA-B7D3-A53482873B66}"/>
    <dgm:cxn modelId="{ED0FF544-21FE-46B1-B051-286CF7FAE6F1}" type="presOf" srcId="{BA3FC8DF-0335-414B-8B5A-BECD8E9E07FE}" destId="{3D1EBFC2-0768-4DD2-9B6D-94C066B1B109}" srcOrd="1" destOrd="0" presId="urn:microsoft.com/office/officeart/2008/layout/HorizontalMultiLevelHierarchy"/>
    <dgm:cxn modelId="{0E425766-935C-4E3D-A914-37803E84C259}" type="presOf" srcId="{379511E0-597E-4AF3-842D-A2682FC0C242}" destId="{43A2D9FF-F9D7-4F69-98FA-7A091162B842}" srcOrd="0" destOrd="0" presId="urn:microsoft.com/office/officeart/2008/layout/HorizontalMultiLevelHierarchy"/>
    <dgm:cxn modelId="{3155CB68-D301-44FE-9827-67435A19C3B1}" srcId="{D121885E-3629-4909-B817-8C0070325F80}" destId="{928153A8-BB0F-4A0C-943E-F56656943CF7}" srcOrd="1" destOrd="0" parTransId="{CD4E2660-F001-4E30-9525-564AD1E6B20B}" sibTransId="{93FA4196-95E0-4EC0-8A54-F5F76E53AE48}"/>
    <dgm:cxn modelId="{8F50A750-E168-4883-8A8C-B381A62CCDB2}" srcId="{D34F9316-7018-4691-B92B-8A9405DBA615}" destId="{22D37A22-0500-4030-A721-C42078FDB447}" srcOrd="0" destOrd="0" parTransId="{0991EDD2-BB66-44DB-9D21-6E4F17591752}" sibTransId="{6BFD1304-80CB-4DC9-B282-C6A6F55C7907}"/>
    <dgm:cxn modelId="{4324D250-4CE7-425A-87B4-BD35B69C3772}" type="presOf" srcId="{BA3FC8DF-0335-414B-8B5A-BECD8E9E07FE}" destId="{00D09CAF-5A29-4BA8-9C68-8AA9A23AFA1E}" srcOrd="0" destOrd="0" presId="urn:microsoft.com/office/officeart/2008/layout/HorizontalMultiLevelHierarchy"/>
    <dgm:cxn modelId="{847A0352-029D-4AA9-ADB2-A8312FF19852}" type="presOf" srcId="{531C696D-A5F4-456B-B8F3-1B32E15A15F8}" destId="{AD124C0E-DF40-46B4-BB6E-B0A3256DACF1}" srcOrd="0" destOrd="0" presId="urn:microsoft.com/office/officeart/2008/layout/HorizontalMultiLevelHierarchy"/>
    <dgm:cxn modelId="{DD363673-69BE-4A83-85D7-43872D0EDBC6}" type="presOf" srcId="{AF22347D-793A-4825-AB15-30A72D031A9C}" destId="{D24A7AD4-9CA2-475F-B263-BC1BFCD24F80}" srcOrd="1" destOrd="0" presId="urn:microsoft.com/office/officeart/2008/layout/HorizontalMultiLevelHierarchy"/>
    <dgm:cxn modelId="{B0BD9553-D7AB-4253-BC35-9647CE5A54DA}" type="presOf" srcId="{C3BBE608-FD56-40F5-BE43-C804995AE779}" destId="{377B44AF-7639-41D0-A098-295F80C7EF9B}" srcOrd="0" destOrd="0" presId="urn:microsoft.com/office/officeart/2008/layout/HorizontalMultiLevelHierarchy"/>
    <dgm:cxn modelId="{16B73F55-1A4D-4092-B746-09D649169C33}" type="presOf" srcId="{9B6D16B1-A3BC-49B7-A4B6-ACD416B75C3F}" destId="{F2B8148E-E0B9-4291-BA3D-FC3E57EC4864}" srcOrd="0" destOrd="0" presId="urn:microsoft.com/office/officeart/2008/layout/HorizontalMultiLevelHierarchy"/>
    <dgm:cxn modelId="{3292FF75-EACE-478E-9076-E0F0ABC7653F}" type="presOf" srcId="{CD4E2660-F001-4E30-9525-564AD1E6B20B}" destId="{C3DF760F-5D7C-4F92-8412-0472D9B86185}" srcOrd="1" destOrd="0" presId="urn:microsoft.com/office/officeart/2008/layout/HorizontalMultiLevelHierarchy"/>
    <dgm:cxn modelId="{E1FD6377-A722-4111-AF4E-A55BFA2DF1E1}" type="presOf" srcId="{3D61377D-1AE7-45AB-8124-017FEA79B81D}" destId="{A5283541-8283-4667-A89E-1F90356D09AF}" srcOrd="1" destOrd="0" presId="urn:microsoft.com/office/officeart/2008/layout/HorizontalMultiLevelHierarchy"/>
    <dgm:cxn modelId="{5AF73A78-E389-4C2D-B057-5CE9A8BD0CC6}" type="presOf" srcId="{496F9AF6-FAE1-4818-B1B7-D3A996B51BF9}" destId="{2AE69ED1-02E3-4BA1-9B8C-20E5BACCA3B5}" srcOrd="0" destOrd="0" presId="urn:microsoft.com/office/officeart/2008/layout/HorizontalMultiLevelHierarchy"/>
    <dgm:cxn modelId="{9AED8759-8BFE-41B5-B5DF-5FAA396F77FE}" srcId="{D121885E-3629-4909-B817-8C0070325F80}" destId="{B1C06AEC-7BDD-489F-BF48-1B6A3D746F36}" srcOrd="3" destOrd="0" parTransId="{BC14B0C2-6BED-46DE-A163-B2AEEE8F646F}" sibTransId="{A83EAAF9-1C25-4C4E-8164-9AD69DDD87A2}"/>
    <dgm:cxn modelId="{2D6C9C87-BD3B-407E-B513-83A937D80767}" type="presOf" srcId="{D121885E-3629-4909-B817-8C0070325F80}" destId="{95A08067-A989-4FC4-BD24-FA6C4291B42D}" srcOrd="0" destOrd="0" presId="urn:microsoft.com/office/officeart/2008/layout/HorizontalMultiLevelHierarchy"/>
    <dgm:cxn modelId="{841A5689-8291-483C-913A-75A036E738B0}" type="presOf" srcId="{08248BC2-87B9-4DE9-A71A-5513CC361298}" destId="{7EB99DBA-6E7B-44D3-92F9-9E1F14BFBE1C}" srcOrd="1" destOrd="0" presId="urn:microsoft.com/office/officeart/2008/layout/HorizontalMultiLevelHierarchy"/>
    <dgm:cxn modelId="{2F5C898A-5675-41CC-B45E-927A1E4D627E}" type="presOf" srcId="{A780339A-C1D1-4D86-AA0A-EA156E0E244F}" destId="{BE16267D-B62A-4A5E-AA73-05D7E4991F2E}" srcOrd="1" destOrd="0" presId="urn:microsoft.com/office/officeart/2008/layout/HorizontalMultiLevelHierarchy"/>
    <dgm:cxn modelId="{745C548D-19F3-41C6-8F2B-5A01F3AAC9DB}" type="presOf" srcId="{03C52F7A-46DD-40C5-A851-0404C28ECF27}" destId="{282575FC-AC65-4F66-A401-5CFF8FAA8D7F}" srcOrd="0" destOrd="0" presId="urn:microsoft.com/office/officeart/2008/layout/HorizontalMultiLevelHierarchy"/>
    <dgm:cxn modelId="{C4AFD598-0286-4A0F-AFFB-9FB59654C6C0}" srcId="{9A51A7D1-15C8-4C61-892F-1908529433C5}" destId="{67A48B33-77C2-4A00-9E1D-D7C4EE616157}" srcOrd="1" destOrd="0" parTransId="{BA3FC8DF-0335-414B-8B5A-BECD8E9E07FE}" sibTransId="{893806ED-50A3-41EF-A8A9-BCB0B7310181}"/>
    <dgm:cxn modelId="{D09A999E-75D2-489E-867F-BE3AFB83AD8D}" type="presOf" srcId="{D46FEE8C-B30B-4B07-96D5-2C5C73B73803}" destId="{215B068B-5116-4A14-830E-0DC2284C7E80}" srcOrd="0" destOrd="0" presId="urn:microsoft.com/office/officeart/2008/layout/HorizontalMultiLevelHierarchy"/>
    <dgm:cxn modelId="{BBE600B0-4079-478F-B3D1-239181FBBF72}" type="presOf" srcId="{9A51A7D1-15C8-4C61-892F-1908529433C5}" destId="{2C8C1918-A2D6-4F44-AA93-CE2901249CC6}" srcOrd="0" destOrd="0" presId="urn:microsoft.com/office/officeart/2008/layout/HorizontalMultiLevelHierarchy"/>
    <dgm:cxn modelId="{1AC2A4B5-BCBE-4196-A2C2-F9E9F52EC8CF}" type="presOf" srcId="{2B8BBE00-E3B6-41B0-8641-72697DFD1EE5}" destId="{14BAB47A-D7CB-433A-A913-514B33ED0615}" srcOrd="0" destOrd="0" presId="urn:microsoft.com/office/officeart/2008/layout/HorizontalMultiLevelHierarchy"/>
    <dgm:cxn modelId="{FE687CB7-A78A-49C4-9EF2-C665F0CE0A5F}" srcId="{22D37A22-0500-4030-A721-C42078FDB447}" destId="{89C0B90C-C0D8-4A29-9D84-C873AC932EE4}" srcOrd="0" destOrd="0" parTransId="{4D492FF4-42BF-4098-BA41-36F4BA6534B0}" sibTransId="{136B81B3-E01E-49A5-BED8-4E514F84F1A5}"/>
    <dgm:cxn modelId="{7306F1B8-3749-4DAB-93D9-1E39BDF1EA08}" type="presOf" srcId="{4D492FF4-42BF-4098-BA41-36F4BA6534B0}" destId="{670AA317-B6B2-4B97-8D18-EF5A9EB0535D}" srcOrd="1" destOrd="0" presId="urn:microsoft.com/office/officeart/2008/layout/HorizontalMultiLevelHierarchy"/>
    <dgm:cxn modelId="{B2CF8FBA-A675-4A74-96B6-93575DC145A2}" type="presOf" srcId="{B1C06AEC-7BDD-489F-BF48-1B6A3D746F36}" destId="{EF1FAA15-CDED-4184-930A-91B05FD3C0C9}" srcOrd="0" destOrd="0" presId="urn:microsoft.com/office/officeart/2008/layout/HorizontalMultiLevelHierarchy"/>
    <dgm:cxn modelId="{D0AD9CBA-36C2-487B-94B3-99DC69D1F48E}" type="presOf" srcId="{BC14B0C2-6BED-46DE-A163-B2AEEE8F646F}" destId="{FA17ADF6-3D2D-4C6E-82EA-FDEC08C3C174}" srcOrd="1" destOrd="0" presId="urn:microsoft.com/office/officeart/2008/layout/HorizontalMultiLevelHierarchy"/>
    <dgm:cxn modelId="{4D0D87BC-01A7-4C0B-86AF-917B7B4ED17C}" srcId="{9A51A7D1-15C8-4C61-892F-1908529433C5}" destId="{D121885E-3629-4909-B817-8C0070325F80}" srcOrd="3" destOrd="0" parTransId="{D46FEE8C-B30B-4B07-96D5-2C5C73B73803}" sibTransId="{A48841F5-F1F3-4912-9946-A5F4241D4046}"/>
    <dgm:cxn modelId="{5CEBEBBD-7A00-4742-B8D8-6FE1449AFA62}" type="presOf" srcId="{496F9AF6-FAE1-4818-B1B7-D3A996B51BF9}" destId="{FD357BB0-5BE8-4C7F-A3EE-55967169709C}" srcOrd="1" destOrd="0" presId="urn:microsoft.com/office/officeart/2008/layout/HorizontalMultiLevelHierarchy"/>
    <dgm:cxn modelId="{B6EC15BE-8605-498B-81C9-811D570990B4}" type="presOf" srcId="{08248BC2-87B9-4DE9-A71A-5513CC361298}" destId="{1AC56E44-D9E9-4472-9AC6-779BA19461DD}" srcOrd="0" destOrd="0" presId="urn:microsoft.com/office/officeart/2008/layout/HorizontalMultiLevelHierarchy"/>
    <dgm:cxn modelId="{1D1916CC-D0D8-4240-A5BF-B11CB4FF64B3}" srcId="{D121885E-3629-4909-B817-8C0070325F80}" destId="{03C52F7A-46DD-40C5-A851-0404C28ECF27}" srcOrd="2" destOrd="0" parTransId="{B36BD298-3E0D-42F2-B70F-731A16D00880}" sibTransId="{F3FD1E26-B351-4C72-9CA7-C9E62F0A0BA6}"/>
    <dgm:cxn modelId="{92C092CF-96DE-484F-AC25-02418EB3FA3C}" type="presOf" srcId="{BC14B0C2-6BED-46DE-A163-B2AEEE8F646F}" destId="{1929D3CE-9DA6-436C-A019-109F2F9D5A05}" srcOrd="0" destOrd="0" presId="urn:microsoft.com/office/officeart/2008/layout/HorizontalMultiLevelHierarchy"/>
    <dgm:cxn modelId="{D2C1EDD0-2F86-4D45-95FB-99936F013C96}" type="presOf" srcId="{B95D0114-6656-47C2-9B85-E3E5D6508E78}" destId="{98B138E5-C58B-4F27-8C86-8D6FC15D46B2}" srcOrd="0" destOrd="0" presId="urn:microsoft.com/office/officeart/2008/layout/HorizontalMultiLevelHierarchy"/>
    <dgm:cxn modelId="{FC8CA4D1-E837-4827-BA36-C3DC0089C2CB}" type="presOf" srcId="{3D61377D-1AE7-45AB-8124-017FEA79B81D}" destId="{F922E084-E31C-4D39-ADEC-469656993A06}" srcOrd="0" destOrd="0" presId="urn:microsoft.com/office/officeart/2008/layout/HorizontalMultiLevelHierarchy"/>
    <dgm:cxn modelId="{7DA112D2-699D-4E17-874C-D2C369D4B7AA}" type="presOf" srcId="{3F91BE8C-8550-4336-9925-D0AC4962620D}" destId="{F1F5F796-4887-404E-8FB2-1DF89C8EC5C4}" srcOrd="0" destOrd="0" presId="urn:microsoft.com/office/officeart/2008/layout/HorizontalMultiLevelHierarchy"/>
    <dgm:cxn modelId="{F4577CD3-A9CC-451C-B2D2-876570EE2C42}" type="presOf" srcId="{15013D2E-E18B-43F1-B4C0-5333BD8AAD62}" destId="{1FFD4CF2-5B21-4434-AF80-7B261F1C250D}" srcOrd="0" destOrd="0" presId="urn:microsoft.com/office/officeart/2008/layout/HorizontalMultiLevelHierarchy"/>
    <dgm:cxn modelId="{B471EDD4-8B2C-46E9-9C58-1035CC3C6E36}" type="presOf" srcId="{D46FEE8C-B30B-4B07-96D5-2C5C73B73803}" destId="{BA1295B8-B034-4581-9514-3DA905B059F3}" srcOrd="1" destOrd="0" presId="urn:microsoft.com/office/officeart/2008/layout/HorizontalMultiLevelHierarchy"/>
    <dgm:cxn modelId="{FA59E6D6-8324-4DA0-A4B0-39AA1D3560CD}" type="presOf" srcId="{09A7497A-05D4-4E1F-B5EB-3DAF14B330CA}" destId="{EF96AC02-3C1F-48FE-933B-2BC35C6C006B}" srcOrd="0" destOrd="0" presId="urn:microsoft.com/office/officeart/2008/layout/HorizontalMultiLevelHierarchy"/>
    <dgm:cxn modelId="{4FA602DF-9280-464D-A27A-574A5EA6F567}" type="presOf" srcId="{2B8BBE00-E3B6-41B0-8641-72697DFD1EE5}" destId="{6D284B67-F391-47DC-ADFF-B2254A38586B}" srcOrd="1" destOrd="0" presId="urn:microsoft.com/office/officeart/2008/layout/HorizontalMultiLevelHierarchy"/>
    <dgm:cxn modelId="{60D39DDF-6B04-4F64-9780-6109B040A3B9}" srcId="{22D37A22-0500-4030-A721-C42078FDB447}" destId="{379511E0-597E-4AF3-842D-A2682FC0C242}" srcOrd="5" destOrd="0" parTransId="{E3399DD9-453E-4D38-A04C-A2B7FFADD717}" sibTransId="{F401DFE9-3A63-4763-AF67-3EC09E51381F}"/>
    <dgm:cxn modelId="{835DE4E1-5D7F-45E3-B3CF-26FD22519647}" srcId="{22D37A22-0500-4030-A721-C42078FDB447}" destId="{B88E42E0-4B62-4F74-8BFC-C6394975EE50}" srcOrd="3" destOrd="0" parTransId="{08248BC2-87B9-4DE9-A71A-5513CC361298}" sibTransId="{0A526692-9AEA-445E-97C0-5D44DB9CB65C}"/>
    <dgm:cxn modelId="{3DB006E4-2F01-47AA-B363-3E107948F4AB}" type="presOf" srcId="{531C696D-A5F4-456B-B8F3-1B32E15A15F8}" destId="{4C181825-AC55-42F3-A909-EFEAB46809E8}" srcOrd="1" destOrd="0" presId="urn:microsoft.com/office/officeart/2008/layout/HorizontalMultiLevelHierarchy"/>
    <dgm:cxn modelId="{565245E5-A59B-4F65-B83E-3DF8D023A0CB}" srcId="{22D37A22-0500-4030-A721-C42078FDB447}" destId="{9B6D16B1-A3BC-49B7-A4B6-ACD416B75C3F}" srcOrd="1" destOrd="0" parTransId="{AF22347D-793A-4825-AB15-30A72D031A9C}" sibTransId="{69AA9352-CF23-45FD-AB7A-011DFD03AE39}"/>
    <dgm:cxn modelId="{2C800DF3-025F-40F2-AC1C-BEC95ABF4ACF}" srcId="{22D37A22-0500-4030-A721-C42078FDB447}" destId="{6BFB9853-4BCA-4896-AE8F-3088322B5B11}" srcOrd="7" destOrd="0" parTransId="{531C696D-A5F4-456B-B8F3-1B32E15A15F8}" sibTransId="{8B9071F6-5F24-43BF-8288-737633B9301D}"/>
    <dgm:cxn modelId="{B520A5F4-1BC9-4CF7-8D8D-ACE444724694}" type="presOf" srcId="{89C0B90C-C0D8-4A29-9D84-C873AC932EE4}" destId="{CE9FF83D-36B4-41FB-9AEC-908A572F6A53}" srcOrd="0" destOrd="0" presId="urn:microsoft.com/office/officeart/2008/layout/HorizontalMultiLevelHierarchy"/>
    <dgm:cxn modelId="{5DCEEAF8-83C5-4D2A-B166-9C989ADE3279}" type="presOf" srcId="{B36BD298-3E0D-42F2-B70F-731A16D00880}" destId="{4B76E13F-DD90-4B97-9597-4DEA5A88451C}" srcOrd="1" destOrd="0" presId="urn:microsoft.com/office/officeart/2008/layout/HorizontalMultiLevelHierarchy"/>
    <dgm:cxn modelId="{440F82F9-51B9-4650-8CC4-26737582C478}" srcId="{9A51A7D1-15C8-4C61-892F-1908529433C5}" destId="{FFB88E56-F39E-4FDB-B441-FC9FC458A653}" srcOrd="0" destOrd="0" parTransId="{DA6DD59A-099A-4276-9DEB-ADBC3D957484}" sibTransId="{A20744CC-93F0-4CD7-A14E-12A9BC6707A1}"/>
    <dgm:cxn modelId="{F6F33EFB-C4A9-40CF-B8CA-DF153F0FD9B3}" type="presOf" srcId="{C3BBE608-FD56-40F5-BE43-C804995AE779}" destId="{F11C971C-5046-44D9-A268-0A02B6F53270}" srcOrd="1" destOrd="0" presId="urn:microsoft.com/office/officeart/2008/layout/HorizontalMultiLevelHierarchy"/>
    <dgm:cxn modelId="{9F66CCFC-CBDF-47F6-B636-E4AF8B4A6353}" srcId="{D121885E-3629-4909-B817-8C0070325F80}" destId="{09A7497A-05D4-4E1F-B5EB-3DAF14B330CA}" srcOrd="4" destOrd="0" parTransId="{496F9AF6-FAE1-4818-B1B7-D3A996B51BF9}" sibTransId="{5AD96E75-DB9C-4EBC-9175-65D4BDA72E4D}"/>
    <dgm:cxn modelId="{2348C8C7-F092-4F03-9F26-462F54215EE9}" type="presParOf" srcId="{EDEDB48B-0830-4354-B4F7-055C1BCE619C}" destId="{A112FC00-4031-4362-87BC-AE0BDE246287}" srcOrd="0" destOrd="0" presId="urn:microsoft.com/office/officeart/2008/layout/HorizontalMultiLevelHierarchy"/>
    <dgm:cxn modelId="{0EC34C10-D045-44F3-81BA-901C6CA2FBA5}" type="presParOf" srcId="{A112FC00-4031-4362-87BC-AE0BDE246287}" destId="{DD3FA3DD-9847-4C57-8F7B-7EEF2BFB7575}" srcOrd="0" destOrd="0" presId="urn:microsoft.com/office/officeart/2008/layout/HorizontalMultiLevelHierarchy"/>
    <dgm:cxn modelId="{7F05693B-00F9-4E0F-9B16-6FF99EFDCAD4}" type="presParOf" srcId="{A112FC00-4031-4362-87BC-AE0BDE246287}" destId="{018F371B-D147-4092-912F-F8304B5E04DF}" srcOrd="1" destOrd="0" presId="urn:microsoft.com/office/officeart/2008/layout/HorizontalMultiLevelHierarchy"/>
    <dgm:cxn modelId="{A5AC1157-2A25-4ACE-ADAA-998552DAF84F}" type="presParOf" srcId="{018F371B-D147-4092-912F-F8304B5E04DF}" destId="{0C1D8E14-3BC3-42CE-9638-296C8E4F0E04}" srcOrd="0" destOrd="0" presId="urn:microsoft.com/office/officeart/2008/layout/HorizontalMultiLevelHierarchy"/>
    <dgm:cxn modelId="{619E4A38-20D5-416B-A375-42CD01670FCB}" type="presParOf" srcId="{0C1D8E14-3BC3-42CE-9638-296C8E4F0E04}" destId="{670AA317-B6B2-4B97-8D18-EF5A9EB0535D}" srcOrd="0" destOrd="0" presId="urn:microsoft.com/office/officeart/2008/layout/HorizontalMultiLevelHierarchy"/>
    <dgm:cxn modelId="{F2703834-D260-4D28-BBDA-CB76066754A5}" type="presParOf" srcId="{018F371B-D147-4092-912F-F8304B5E04DF}" destId="{726096CE-A7FE-4611-8229-ED8D459B9235}" srcOrd="1" destOrd="0" presId="urn:microsoft.com/office/officeart/2008/layout/HorizontalMultiLevelHierarchy"/>
    <dgm:cxn modelId="{11A0F633-EA92-4684-9614-DDB95DF34AB3}" type="presParOf" srcId="{726096CE-A7FE-4611-8229-ED8D459B9235}" destId="{CE9FF83D-36B4-41FB-9AEC-908A572F6A53}" srcOrd="0" destOrd="0" presId="urn:microsoft.com/office/officeart/2008/layout/HorizontalMultiLevelHierarchy"/>
    <dgm:cxn modelId="{9A1A2978-B2A8-4443-AF15-CBFAD66548FC}" type="presParOf" srcId="{726096CE-A7FE-4611-8229-ED8D459B9235}" destId="{CFDC26B4-6003-467F-8DC1-D9CAD38BC026}" srcOrd="1" destOrd="0" presId="urn:microsoft.com/office/officeart/2008/layout/HorizontalMultiLevelHierarchy"/>
    <dgm:cxn modelId="{5338EB82-8A95-41E8-A301-6F8A3FEE97A0}" type="presParOf" srcId="{018F371B-D147-4092-912F-F8304B5E04DF}" destId="{3D2C543F-6979-44B6-B03D-6A0D8B1E1B83}" srcOrd="2" destOrd="0" presId="urn:microsoft.com/office/officeart/2008/layout/HorizontalMultiLevelHierarchy"/>
    <dgm:cxn modelId="{E64567A2-FB8C-48ED-B4E6-0492D8AB8CF4}" type="presParOf" srcId="{3D2C543F-6979-44B6-B03D-6A0D8B1E1B83}" destId="{D24A7AD4-9CA2-475F-B263-BC1BFCD24F80}" srcOrd="0" destOrd="0" presId="urn:microsoft.com/office/officeart/2008/layout/HorizontalMultiLevelHierarchy"/>
    <dgm:cxn modelId="{52FCB596-086B-4636-BBDE-B8E6AD8F5FF8}" type="presParOf" srcId="{018F371B-D147-4092-912F-F8304B5E04DF}" destId="{35273A29-3E1C-44C4-B9DC-8C16C55F6991}" srcOrd="3" destOrd="0" presId="urn:microsoft.com/office/officeart/2008/layout/HorizontalMultiLevelHierarchy"/>
    <dgm:cxn modelId="{7A21C73A-7C8B-4C6C-AF84-F09809AFF616}" type="presParOf" srcId="{35273A29-3E1C-44C4-B9DC-8C16C55F6991}" destId="{F2B8148E-E0B9-4291-BA3D-FC3E57EC4864}" srcOrd="0" destOrd="0" presId="urn:microsoft.com/office/officeart/2008/layout/HorizontalMultiLevelHierarchy"/>
    <dgm:cxn modelId="{AE89F2F3-C162-4A45-99F6-44B542B50E51}" type="presParOf" srcId="{35273A29-3E1C-44C4-B9DC-8C16C55F6991}" destId="{3C5DC3C7-C54B-45C2-B089-A20D8A08CC0C}" srcOrd="1" destOrd="0" presId="urn:microsoft.com/office/officeart/2008/layout/HorizontalMultiLevelHierarchy"/>
    <dgm:cxn modelId="{855658DE-59EB-4A99-95B8-D611ADD92CB7}" type="presParOf" srcId="{018F371B-D147-4092-912F-F8304B5E04DF}" destId="{14BAB47A-D7CB-433A-A913-514B33ED0615}" srcOrd="4" destOrd="0" presId="urn:microsoft.com/office/officeart/2008/layout/HorizontalMultiLevelHierarchy"/>
    <dgm:cxn modelId="{AF2C1442-1B7D-4885-BC62-947C6B33F9AD}" type="presParOf" srcId="{14BAB47A-D7CB-433A-A913-514B33ED0615}" destId="{6D284B67-F391-47DC-ADFF-B2254A38586B}" srcOrd="0" destOrd="0" presId="urn:microsoft.com/office/officeart/2008/layout/HorizontalMultiLevelHierarchy"/>
    <dgm:cxn modelId="{DC238D19-B51D-4DC1-A7DB-0EDC0CA98789}" type="presParOf" srcId="{018F371B-D147-4092-912F-F8304B5E04DF}" destId="{2D1ACD8A-6E57-4043-B479-129AECC7885D}" srcOrd="5" destOrd="0" presId="urn:microsoft.com/office/officeart/2008/layout/HorizontalMultiLevelHierarchy"/>
    <dgm:cxn modelId="{CF16F5F2-08B2-43B6-B993-DDA255B89612}" type="presParOf" srcId="{2D1ACD8A-6E57-4043-B479-129AECC7885D}" destId="{2C8C1918-A2D6-4F44-AA93-CE2901249CC6}" srcOrd="0" destOrd="0" presId="urn:microsoft.com/office/officeart/2008/layout/HorizontalMultiLevelHierarchy"/>
    <dgm:cxn modelId="{286F56EA-91C8-41D5-A805-8D344E33308E}" type="presParOf" srcId="{2D1ACD8A-6E57-4043-B479-129AECC7885D}" destId="{DCB28849-0F94-4C67-823D-E1883A97F910}" srcOrd="1" destOrd="0" presId="urn:microsoft.com/office/officeart/2008/layout/HorizontalMultiLevelHierarchy"/>
    <dgm:cxn modelId="{A42F9C2C-8733-47BD-85D3-1B5C33680B60}" type="presParOf" srcId="{DCB28849-0F94-4C67-823D-E1883A97F910}" destId="{56A39060-170F-4EB7-BFAB-CB623B0C40A4}" srcOrd="0" destOrd="0" presId="urn:microsoft.com/office/officeart/2008/layout/HorizontalMultiLevelHierarchy"/>
    <dgm:cxn modelId="{42423637-551B-4E20-BD57-2E7E3E3AE8EC}" type="presParOf" srcId="{56A39060-170F-4EB7-BFAB-CB623B0C40A4}" destId="{1D4F8908-3C8A-40CD-A9C5-9A9E1D9EEC75}" srcOrd="0" destOrd="0" presId="urn:microsoft.com/office/officeart/2008/layout/HorizontalMultiLevelHierarchy"/>
    <dgm:cxn modelId="{82662F0B-26B6-4894-9633-3D307E60AA94}" type="presParOf" srcId="{DCB28849-0F94-4C67-823D-E1883A97F910}" destId="{5224D670-A0FE-4D0A-B9A9-0AA4AC7B2212}" srcOrd="1" destOrd="0" presId="urn:microsoft.com/office/officeart/2008/layout/HorizontalMultiLevelHierarchy"/>
    <dgm:cxn modelId="{BE3CBB4F-499D-4CF4-8C6A-A8557B1C1D39}" type="presParOf" srcId="{5224D670-A0FE-4D0A-B9A9-0AA4AC7B2212}" destId="{2770163C-D4BB-4B07-9CCF-764F5B662661}" srcOrd="0" destOrd="0" presId="urn:microsoft.com/office/officeart/2008/layout/HorizontalMultiLevelHierarchy"/>
    <dgm:cxn modelId="{F74125C6-34D2-426E-B833-F42BB744260E}" type="presParOf" srcId="{5224D670-A0FE-4D0A-B9A9-0AA4AC7B2212}" destId="{A24B3A36-7291-426F-91F2-47DFE2FCAC9B}" srcOrd="1" destOrd="0" presId="urn:microsoft.com/office/officeart/2008/layout/HorizontalMultiLevelHierarchy"/>
    <dgm:cxn modelId="{BC901761-4E3D-4862-B73E-7B1B8B447285}" type="presParOf" srcId="{DCB28849-0F94-4C67-823D-E1883A97F910}" destId="{00D09CAF-5A29-4BA8-9C68-8AA9A23AFA1E}" srcOrd="2" destOrd="0" presId="urn:microsoft.com/office/officeart/2008/layout/HorizontalMultiLevelHierarchy"/>
    <dgm:cxn modelId="{5C12BC71-B2F3-4EB6-B954-5C3F5958727A}" type="presParOf" srcId="{00D09CAF-5A29-4BA8-9C68-8AA9A23AFA1E}" destId="{3D1EBFC2-0768-4DD2-9B6D-94C066B1B109}" srcOrd="0" destOrd="0" presId="urn:microsoft.com/office/officeart/2008/layout/HorizontalMultiLevelHierarchy"/>
    <dgm:cxn modelId="{A33AC508-6B69-4AEA-BB48-02E79C89D4E8}" type="presParOf" srcId="{DCB28849-0F94-4C67-823D-E1883A97F910}" destId="{52548DAD-BFC9-42C8-B996-0079B8FA4864}" srcOrd="3" destOrd="0" presId="urn:microsoft.com/office/officeart/2008/layout/HorizontalMultiLevelHierarchy"/>
    <dgm:cxn modelId="{54285CC3-8F72-4456-A436-E76028BF4B01}" type="presParOf" srcId="{52548DAD-BFC9-42C8-B996-0079B8FA4864}" destId="{D53FFB5F-65A0-442A-8661-CFD2E5D92142}" srcOrd="0" destOrd="0" presId="urn:microsoft.com/office/officeart/2008/layout/HorizontalMultiLevelHierarchy"/>
    <dgm:cxn modelId="{0EAD2711-1F46-4C3C-B487-46A380867CF3}" type="presParOf" srcId="{52548DAD-BFC9-42C8-B996-0079B8FA4864}" destId="{8B4AA58E-668B-4839-A00C-A5A27E8C3E85}" srcOrd="1" destOrd="0" presId="urn:microsoft.com/office/officeart/2008/layout/HorizontalMultiLevelHierarchy"/>
    <dgm:cxn modelId="{EE4DFC88-83F3-4298-AD86-3AD42C953569}" type="presParOf" srcId="{DCB28849-0F94-4C67-823D-E1883A97F910}" destId="{F922E084-E31C-4D39-ADEC-469656993A06}" srcOrd="4" destOrd="0" presId="urn:microsoft.com/office/officeart/2008/layout/HorizontalMultiLevelHierarchy"/>
    <dgm:cxn modelId="{33E48E4A-B38C-4F92-AE29-7C86DBCACB3D}" type="presParOf" srcId="{F922E084-E31C-4D39-ADEC-469656993A06}" destId="{A5283541-8283-4667-A89E-1F90356D09AF}" srcOrd="0" destOrd="0" presId="urn:microsoft.com/office/officeart/2008/layout/HorizontalMultiLevelHierarchy"/>
    <dgm:cxn modelId="{645DFABE-6F92-4937-A597-26B952CEABBC}" type="presParOf" srcId="{DCB28849-0F94-4C67-823D-E1883A97F910}" destId="{E3FAE0AD-6B86-4EF6-A967-C99902361927}" srcOrd="5" destOrd="0" presId="urn:microsoft.com/office/officeart/2008/layout/HorizontalMultiLevelHierarchy"/>
    <dgm:cxn modelId="{2FB6A7FD-3521-42A7-8748-223CC6D236B7}" type="presParOf" srcId="{E3FAE0AD-6B86-4EF6-A967-C99902361927}" destId="{4A0BA5C2-1776-4BE2-A7B7-DE03B96D178C}" srcOrd="0" destOrd="0" presId="urn:microsoft.com/office/officeart/2008/layout/HorizontalMultiLevelHierarchy"/>
    <dgm:cxn modelId="{23990FD5-B033-443E-B78F-BCF6BC995443}" type="presParOf" srcId="{E3FAE0AD-6B86-4EF6-A967-C99902361927}" destId="{B085FC2F-2AC2-41A1-A582-3FF0E7CBBC93}" srcOrd="1" destOrd="0" presId="urn:microsoft.com/office/officeart/2008/layout/HorizontalMultiLevelHierarchy"/>
    <dgm:cxn modelId="{48A66CFA-491F-47DA-9846-59E18F472A12}" type="presParOf" srcId="{DCB28849-0F94-4C67-823D-E1883A97F910}" destId="{215B068B-5116-4A14-830E-0DC2284C7E80}" srcOrd="6" destOrd="0" presId="urn:microsoft.com/office/officeart/2008/layout/HorizontalMultiLevelHierarchy"/>
    <dgm:cxn modelId="{C6913D62-34E7-4153-A496-D9A9E44A6BB2}" type="presParOf" srcId="{215B068B-5116-4A14-830E-0DC2284C7E80}" destId="{BA1295B8-B034-4581-9514-3DA905B059F3}" srcOrd="0" destOrd="0" presId="urn:microsoft.com/office/officeart/2008/layout/HorizontalMultiLevelHierarchy"/>
    <dgm:cxn modelId="{3D9AC973-E470-44B6-A5EE-75A359BAC30F}" type="presParOf" srcId="{DCB28849-0F94-4C67-823D-E1883A97F910}" destId="{7D8BFF60-DE7F-4538-B18D-1AB516D06C78}" srcOrd="7" destOrd="0" presId="urn:microsoft.com/office/officeart/2008/layout/HorizontalMultiLevelHierarchy"/>
    <dgm:cxn modelId="{305B7AB9-12E8-43A3-BAD4-8381E0CF8B12}" type="presParOf" srcId="{7D8BFF60-DE7F-4538-B18D-1AB516D06C78}" destId="{95A08067-A989-4FC4-BD24-FA6C4291B42D}" srcOrd="0" destOrd="0" presId="urn:microsoft.com/office/officeart/2008/layout/HorizontalMultiLevelHierarchy"/>
    <dgm:cxn modelId="{A8900383-2902-4F16-BAEF-BA52439387AA}" type="presParOf" srcId="{7D8BFF60-DE7F-4538-B18D-1AB516D06C78}" destId="{48847148-C047-4AA8-89E4-0A309A4BFCAD}" srcOrd="1" destOrd="0" presId="urn:microsoft.com/office/officeart/2008/layout/HorizontalMultiLevelHierarchy"/>
    <dgm:cxn modelId="{BFEDB689-1EF6-4563-80C6-3D55DCC0FCD7}" type="presParOf" srcId="{48847148-C047-4AA8-89E4-0A309A4BFCAD}" destId="{7E314C32-DCFB-46F6-9490-31E6F648166B}" srcOrd="0" destOrd="0" presId="urn:microsoft.com/office/officeart/2008/layout/HorizontalMultiLevelHierarchy"/>
    <dgm:cxn modelId="{AFB5F51A-282D-4A67-9791-84D72E0D6878}" type="presParOf" srcId="{7E314C32-DCFB-46F6-9490-31E6F648166B}" destId="{BE16267D-B62A-4A5E-AA73-05D7E4991F2E}" srcOrd="0" destOrd="0" presId="urn:microsoft.com/office/officeart/2008/layout/HorizontalMultiLevelHierarchy"/>
    <dgm:cxn modelId="{694F17EA-FC07-431A-A0F1-7A7E14D48A6C}" type="presParOf" srcId="{48847148-C047-4AA8-89E4-0A309A4BFCAD}" destId="{5F69C5BE-0F32-4407-ADE5-494BB0BF8973}" srcOrd="1" destOrd="0" presId="urn:microsoft.com/office/officeart/2008/layout/HorizontalMultiLevelHierarchy"/>
    <dgm:cxn modelId="{6A30A790-2054-4D39-B8BC-D39C1121C38A}" type="presParOf" srcId="{5F69C5BE-0F32-4407-ADE5-494BB0BF8973}" destId="{00E320D0-9F7C-4D13-859F-2D492FF7555F}" srcOrd="0" destOrd="0" presId="urn:microsoft.com/office/officeart/2008/layout/HorizontalMultiLevelHierarchy"/>
    <dgm:cxn modelId="{D4E0F942-B0FA-4A4D-B080-85EE197E201E}" type="presParOf" srcId="{5F69C5BE-0F32-4407-ADE5-494BB0BF8973}" destId="{DBFEF886-0D1E-4ABA-8302-579295D99E70}" srcOrd="1" destOrd="0" presId="urn:microsoft.com/office/officeart/2008/layout/HorizontalMultiLevelHierarchy"/>
    <dgm:cxn modelId="{0B570366-36FD-407B-B4BE-12782A4D3A8C}" type="presParOf" srcId="{48847148-C047-4AA8-89E4-0A309A4BFCAD}" destId="{8A0F41FE-A762-4A9D-8ACD-88680D486EEA}" srcOrd="2" destOrd="0" presId="urn:microsoft.com/office/officeart/2008/layout/HorizontalMultiLevelHierarchy"/>
    <dgm:cxn modelId="{4C82F9AF-F5B1-42D4-9253-89EA8C5A8D31}" type="presParOf" srcId="{8A0F41FE-A762-4A9D-8ACD-88680D486EEA}" destId="{C3DF760F-5D7C-4F92-8412-0472D9B86185}" srcOrd="0" destOrd="0" presId="urn:microsoft.com/office/officeart/2008/layout/HorizontalMultiLevelHierarchy"/>
    <dgm:cxn modelId="{190F3E54-AC01-4E5C-97FA-FD2EC7B425AA}" type="presParOf" srcId="{48847148-C047-4AA8-89E4-0A309A4BFCAD}" destId="{EEC7BC5A-FCAE-4780-B707-DAE161BC88AE}" srcOrd="3" destOrd="0" presId="urn:microsoft.com/office/officeart/2008/layout/HorizontalMultiLevelHierarchy"/>
    <dgm:cxn modelId="{AA271ECD-3EAE-4684-950B-A1F88181B7BD}" type="presParOf" srcId="{EEC7BC5A-FCAE-4780-B707-DAE161BC88AE}" destId="{7EFDADC9-DFEC-4DFE-BC96-C3EA6CA44C95}" srcOrd="0" destOrd="0" presId="urn:microsoft.com/office/officeart/2008/layout/HorizontalMultiLevelHierarchy"/>
    <dgm:cxn modelId="{D9D3CC00-2228-4D7C-A2AB-562E8F613ADB}" type="presParOf" srcId="{EEC7BC5A-FCAE-4780-B707-DAE161BC88AE}" destId="{9CDC2569-14D7-4A2E-A505-CB5C32C3F807}" srcOrd="1" destOrd="0" presId="urn:microsoft.com/office/officeart/2008/layout/HorizontalMultiLevelHierarchy"/>
    <dgm:cxn modelId="{64431A89-1FBD-44EF-A6F5-D21B6359F01D}" type="presParOf" srcId="{48847148-C047-4AA8-89E4-0A309A4BFCAD}" destId="{AB0985CE-3A2A-46E1-BA87-E1ACB10C629C}" srcOrd="4" destOrd="0" presId="urn:microsoft.com/office/officeart/2008/layout/HorizontalMultiLevelHierarchy"/>
    <dgm:cxn modelId="{05ED86F2-C5A0-46C6-859F-2A3286B0D6C8}" type="presParOf" srcId="{AB0985CE-3A2A-46E1-BA87-E1ACB10C629C}" destId="{4B76E13F-DD90-4B97-9597-4DEA5A88451C}" srcOrd="0" destOrd="0" presId="urn:microsoft.com/office/officeart/2008/layout/HorizontalMultiLevelHierarchy"/>
    <dgm:cxn modelId="{5B877CEF-CCC2-42C2-A579-FF01A4494CA4}" type="presParOf" srcId="{48847148-C047-4AA8-89E4-0A309A4BFCAD}" destId="{8385EC8B-16F6-4779-B49A-20BB241F5C7A}" srcOrd="5" destOrd="0" presId="urn:microsoft.com/office/officeart/2008/layout/HorizontalMultiLevelHierarchy"/>
    <dgm:cxn modelId="{CE65FB31-EE49-445A-B13D-C9FD199F445E}" type="presParOf" srcId="{8385EC8B-16F6-4779-B49A-20BB241F5C7A}" destId="{282575FC-AC65-4F66-A401-5CFF8FAA8D7F}" srcOrd="0" destOrd="0" presId="urn:microsoft.com/office/officeart/2008/layout/HorizontalMultiLevelHierarchy"/>
    <dgm:cxn modelId="{CAC03077-907A-4280-9155-8CFE9024FDD6}" type="presParOf" srcId="{8385EC8B-16F6-4779-B49A-20BB241F5C7A}" destId="{518722A8-F533-4DEE-910B-1AC0265D9E35}" srcOrd="1" destOrd="0" presId="urn:microsoft.com/office/officeart/2008/layout/HorizontalMultiLevelHierarchy"/>
    <dgm:cxn modelId="{6BA49F9F-DB62-4495-AFFC-872013757638}" type="presParOf" srcId="{48847148-C047-4AA8-89E4-0A309A4BFCAD}" destId="{1929D3CE-9DA6-436C-A019-109F2F9D5A05}" srcOrd="6" destOrd="0" presId="urn:microsoft.com/office/officeart/2008/layout/HorizontalMultiLevelHierarchy"/>
    <dgm:cxn modelId="{FB37994F-0B66-49B5-AA46-013203896726}" type="presParOf" srcId="{1929D3CE-9DA6-436C-A019-109F2F9D5A05}" destId="{FA17ADF6-3D2D-4C6E-82EA-FDEC08C3C174}" srcOrd="0" destOrd="0" presId="urn:microsoft.com/office/officeart/2008/layout/HorizontalMultiLevelHierarchy"/>
    <dgm:cxn modelId="{3E56040E-B63E-4D86-93DA-C7B03C2830DB}" type="presParOf" srcId="{48847148-C047-4AA8-89E4-0A309A4BFCAD}" destId="{EB0A7C3D-DFC6-4D8B-8F9A-69463987706F}" srcOrd="7" destOrd="0" presId="urn:microsoft.com/office/officeart/2008/layout/HorizontalMultiLevelHierarchy"/>
    <dgm:cxn modelId="{E311B74F-76C1-4491-95E9-A9E1A6DD1CAE}" type="presParOf" srcId="{EB0A7C3D-DFC6-4D8B-8F9A-69463987706F}" destId="{EF1FAA15-CDED-4184-930A-91B05FD3C0C9}" srcOrd="0" destOrd="0" presId="urn:microsoft.com/office/officeart/2008/layout/HorizontalMultiLevelHierarchy"/>
    <dgm:cxn modelId="{EBE9330A-9A0A-45FF-9755-F06603DA1C77}" type="presParOf" srcId="{EB0A7C3D-DFC6-4D8B-8F9A-69463987706F}" destId="{DC656CAD-08B6-4DCD-AF0F-D6DC1D7B3C98}" srcOrd="1" destOrd="0" presId="urn:microsoft.com/office/officeart/2008/layout/HorizontalMultiLevelHierarchy"/>
    <dgm:cxn modelId="{6DEABAEA-A64D-43D3-BA45-B503C93C38F2}" type="presParOf" srcId="{48847148-C047-4AA8-89E4-0A309A4BFCAD}" destId="{2AE69ED1-02E3-4BA1-9B8C-20E5BACCA3B5}" srcOrd="8" destOrd="0" presId="urn:microsoft.com/office/officeart/2008/layout/HorizontalMultiLevelHierarchy"/>
    <dgm:cxn modelId="{3F5A79A3-8788-42BB-9F84-566366560943}" type="presParOf" srcId="{2AE69ED1-02E3-4BA1-9B8C-20E5BACCA3B5}" destId="{FD357BB0-5BE8-4C7F-A3EE-55967169709C}" srcOrd="0" destOrd="0" presId="urn:microsoft.com/office/officeart/2008/layout/HorizontalMultiLevelHierarchy"/>
    <dgm:cxn modelId="{C7B25803-B7A2-4A07-B3DE-95415618BB66}" type="presParOf" srcId="{48847148-C047-4AA8-89E4-0A309A4BFCAD}" destId="{E710D154-9D4A-4B9E-88EE-ABC03974CCBB}" srcOrd="9" destOrd="0" presId="urn:microsoft.com/office/officeart/2008/layout/HorizontalMultiLevelHierarchy"/>
    <dgm:cxn modelId="{2AC179E3-014A-425F-B229-88A85CBFFA2F}" type="presParOf" srcId="{E710D154-9D4A-4B9E-88EE-ABC03974CCBB}" destId="{EF96AC02-3C1F-48FE-933B-2BC35C6C006B}" srcOrd="0" destOrd="0" presId="urn:microsoft.com/office/officeart/2008/layout/HorizontalMultiLevelHierarchy"/>
    <dgm:cxn modelId="{72604927-8661-444A-86C0-3617BC617C3B}" type="presParOf" srcId="{E710D154-9D4A-4B9E-88EE-ABC03974CCBB}" destId="{221F22D5-41D3-4B52-ADF4-3AF6D61E6B49}" srcOrd="1" destOrd="0" presId="urn:microsoft.com/office/officeart/2008/layout/HorizontalMultiLevelHierarchy"/>
    <dgm:cxn modelId="{865B9C4F-D255-4981-9C78-7EA34F61B842}" type="presParOf" srcId="{48847148-C047-4AA8-89E4-0A309A4BFCAD}" destId="{1FFD4CF2-5B21-4434-AF80-7B261F1C250D}" srcOrd="10" destOrd="0" presId="urn:microsoft.com/office/officeart/2008/layout/HorizontalMultiLevelHierarchy"/>
    <dgm:cxn modelId="{26FD4E5B-456B-40FF-B014-8E092BCF7997}" type="presParOf" srcId="{1FFD4CF2-5B21-4434-AF80-7B261F1C250D}" destId="{EF7B47B1-DA5B-4D4F-B2DB-93D9B6A2341B}" srcOrd="0" destOrd="0" presId="urn:microsoft.com/office/officeart/2008/layout/HorizontalMultiLevelHierarchy"/>
    <dgm:cxn modelId="{435509C5-4855-4801-829A-A208CF4AFB1E}" type="presParOf" srcId="{48847148-C047-4AA8-89E4-0A309A4BFCAD}" destId="{122B7BEC-BC58-4633-8805-F8D172794CCE}" srcOrd="11" destOrd="0" presId="urn:microsoft.com/office/officeart/2008/layout/HorizontalMultiLevelHierarchy"/>
    <dgm:cxn modelId="{A3EA1172-2849-48E8-91A2-4D5B43BAF185}" type="presParOf" srcId="{122B7BEC-BC58-4633-8805-F8D172794CCE}" destId="{C567255C-4F32-4670-B3E9-A23F58A4E4D9}" srcOrd="0" destOrd="0" presId="urn:microsoft.com/office/officeart/2008/layout/HorizontalMultiLevelHierarchy"/>
    <dgm:cxn modelId="{EDC24B75-3C3D-48CB-BBCE-F63481FE89EA}" type="presParOf" srcId="{122B7BEC-BC58-4633-8805-F8D172794CCE}" destId="{E309FBD3-980E-48BC-A468-DAFB9B8667A3}" srcOrd="1" destOrd="0" presId="urn:microsoft.com/office/officeart/2008/layout/HorizontalMultiLevelHierarchy"/>
    <dgm:cxn modelId="{175BBAE5-352B-4326-BBB7-D04929C5CC66}" type="presParOf" srcId="{018F371B-D147-4092-912F-F8304B5E04DF}" destId="{1AC56E44-D9E9-4472-9AC6-779BA19461DD}" srcOrd="6" destOrd="0" presId="urn:microsoft.com/office/officeart/2008/layout/HorizontalMultiLevelHierarchy"/>
    <dgm:cxn modelId="{C01E7B23-506F-4DF3-A363-683D353D1085}" type="presParOf" srcId="{1AC56E44-D9E9-4472-9AC6-779BA19461DD}" destId="{7EB99DBA-6E7B-44D3-92F9-9E1F14BFBE1C}" srcOrd="0" destOrd="0" presId="urn:microsoft.com/office/officeart/2008/layout/HorizontalMultiLevelHierarchy"/>
    <dgm:cxn modelId="{58DECF5B-FB6F-4BA9-ADFE-6738DE364106}" type="presParOf" srcId="{018F371B-D147-4092-912F-F8304B5E04DF}" destId="{9DBEEDF0-DC82-4847-9DFC-543660B76FA0}" srcOrd="7" destOrd="0" presId="urn:microsoft.com/office/officeart/2008/layout/HorizontalMultiLevelHierarchy"/>
    <dgm:cxn modelId="{22C9E1BE-901C-45E6-9EF4-B186A4C8DD44}" type="presParOf" srcId="{9DBEEDF0-DC82-4847-9DFC-543660B76FA0}" destId="{2CC86300-4E19-4B93-A4FF-64D82C8A073A}" srcOrd="0" destOrd="0" presId="urn:microsoft.com/office/officeart/2008/layout/HorizontalMultiLevelHierarchy"/>
    <dgm:cxn modelId="{D283B40C-11D2-454F-955B-5411FC17F41F}" type="presParOf" srcId="{9DBEEDF0-DC82-4847-9DFC-543660B76FA0}" destId="{26849634-EA17-4E34-BC67-0B30E30A146E}" srcOrd="1" destOrd="0" presId="urn:microsoft.com/office/officeart/2008/layout/HorizontalMultiLevelHierarchy"/>
    <dgm:cxn modelId="{392D885E-3A5A-4925-AC0D-561A54ED71CB}" type="presParOf" srcId="{018F371B-D147-4092-912F-F8304B5E04DF}" destId="{377B44AF-7639-41D0-A098-295F80C7EF9B}" srcOrd="8" destOrd="0" presId="urn:microsoft.com/office/officeart/2008/layout/HorizontalMultiLevelHierarchy"/>
    <dgm:cxn modelId="{16B9BE16-E2E9-40D5-AC26-B43F0830C81A}" type="presParOf" srcId="{377B44AF-7639-41D0-A098-295F80C7EF9B}" destId="{F11C971C-5046-44D9-A268-0A02B6F53270}" srcOrd="0" destOrd="0" presId="urn:microsoft.com/office/officeart/2008/layout/HorizontalMultiLevelHierarchy"/>
    <dgm:cxn modelId="{38FB21B4-FC7A-4A7E-A8F8-F851E609DFBB}" type="presParOf" srcId="{018F371B-D147-4092-912F-F8304B5E04DF}" destId="{5F710D7E-B262-4E22-8D3A-07298AFFDBA5}" srcOrd="9" destOrd="0" presId="urn:microsoft.com/office/officeart/2008/layout/HorizontalMultiLevelHierarchy"/>
    <dgm:cxn modelId="{D76271E8-F73A-4278-8A99-315A32C6FED0}" type="presParOf" srcId="{5F710D7E-B262-4E22-8D3A-07298AFFDBA5}" destId="{98B138E5-C58B-4F27-8C86-8D6FC15D46B2}" srcOrd="0" destOrd="0" presId="urn:microsoft.com/office/officeart/2008/layout/HorizontalMultiLevelHierarchy"/>
    <dgm:cxn modelId="{2EB6C514-1839-40EE-B06F-6669E6D46850}" type="presParOf" srcId="{5F710D7E-B262-4E22-8D3A-07298AFFDBA5}" destId="{B5382680-75ED-4C2B-A8ED-8A870B3E2762}" srcOrd="1" destOrd="0" presId="urn:microsoft.com/office/officeart/2008/layout/HorizontalMultiLevelHierarchy"/>
    <dgm:cxn modelId="{5DB470ED-D0B8-4D09-9918-57C1AF7A1799}" type="presParOf" srcId="{018F371B-D147-4092-912F-F8304B5E04DF}" destId="{99F12D49-9BC9-4E48-8762-652CA4935F42}" srcOrd="10" destOrd="0" presId="urn:microsoft.com/office/officeart/2008/layout/HorizontalMultiLevelHierarchy"/>
    <dgm:cxn modelId="{11DF5194-04B8-4CF2-BF08-2F013FC126E7}" type="presParOf" srcId="{99F12D49-9BC9-4E48-8762-652CA4935F42}" destId="{3EFC476A-9B9C-4437-9FF5-FCC3A51436B3}" srcOrd="0" destOrd="0" presId="urn:microsoft.com/office/officeart/2008/layout/HorizontalMultiLevelHierarchy"/>
    <dgm:cxn modelId="{48C95041-5CEF-4021-A4FE-F58256D71649}" type="presParOf" srcId="{018F371B-D147-4092-912F-F8304B5E04DF}" destId="{FFFE884A-3571-4344-A701-100666682E57}" srcOrd="11" destOrd="0" presId="urn:microsoft.com/office/officeart/2008/layout/HorizontalMultiLevelHierarchy"/>
    <dgm:cxn modelId="{855D9426-4E72-4AFA-AED3-AED5683E419C}" type="presParOf" srcId="{FFFE884A-3571-4344-A701-100666682E57}" destId="{43A2D9FF-F9D7-4F69-98FA-7A091162B842}" srcOrd="0" destOrd="0" presId="urn:microsoft.com/office/officeart/2008/layout/HorizontalMultiLevelHierarchy"/>
    <dgm:cxn modelId="{7F65337E-F75B-494E-B2A8-F4FD925AAF35}" type="presParOf" srcId="{FFFE884A-3571-4344-A701-100666682E57}" destId="{785E65B0-FB57-4C94-8C0B-80372E1C964B}" srcOrd="1" destOrd="0" presId="urn:microsoft.com/office/officeart/2008/layout/HorizontalMultiLevelHierarchy"/>
    <dgm:cxn modelId="{A0098FC0-6247-422F-AB8F-27933F4B41B3}" type="presParOf" srcId="{018F371B-D147-4092-912F-F8304B5E04DF}" destId="{F1F5F796-4887-404E-8FB2-1DF89C8EC5C4}" srcOrd="12" destOrd="0" presId="urn:microsoft.com/office/officeart/2008/layout/HorizontalMultiLevelHierarchy"/>
    <dgm:cxn modelId="{EB649892-1B95-4670-9968-C6BF47795B1E}" type="presParOf" srcId="{F1F5F796-4887-404E-8FB2-1DF89C8EC5C4}" destId="{450C2065-3342-4F4D-B172-56FFC05F2B1F}" srcOrd="0" destOrd="0" presId="urn:microsoft.com/office/officeart/2008/layout/HorizontalMultiLevelHierarchy"/>
    <dgm:cxn modelId="{9E65C3B0-F722-4A11-9DF3-E1FE31BCA41B}" type="presParOf" srcId="{018F371B-D147-4092-912F-F8304B5E04DF}" destId="{1673F4AB-B54B-409F-9AF6-4491F1EF5093}" srcOrd="13" destOrd="0" presId="urn:microsoft.com/office/officeart/2008/layout/HorizontalMultiLevelHierarchy"/>
    <dgm:cxn modelId="{31A75EB5-FCB5-4333-A2DD-750FEC00CB95}" type="presParOf" srcId="{1673F4AB-B54B-409F-9AF6-4491F1EF5093}" destId="{EDFCA753-6175-49B9-AEF2-9F18F08E2C1E}" srcOrd="0" destOrd="0" presId="urn:microsoft.com/office/officeart/2008/layout/HorizontalMultiLevelHierarchy"/>
    <dgm:cxn modelId="{7D5992A4-A045-48FC-BFB7-65A781C4D514}" type="presParOf" srcId="{1673F4AB-B54B-409F-9AF6-4491F1EF5093}" destId="{A25EDA2D-C828-48B6-AAC6-2A49D380E531}" srcOrd="1" destOrd="0" presId="urn:microsoft.com/office/officeart/2008/layout/HorizontalMultiLevelHierarchy"/>
    <dgm:cxn modelId="{DD3683C6-66FB-441A-9D0A-BE1048B09D91}" type="presParOf" srcId="{018F371B-D147-4092-912F-F8304B5E04DF}" destId="{AD124C0E-DF40-46B4-BB6E-B0A3256DACF1}" srcOrd="14" destOrd="0" presId="urn:microsoft.com/office/officeart/2008/layout/HorizontalMultiLevelHierarchy"/>
    <dgm:cxn modelId="{4EF014FA-2C6C-401E-AA2D-340FC3BF307D}" type="presParOf" srcId="{AD124C0E-DF40-46B4-BB6E-B0A3256DACF1}" destId="{4C181825-AC55-42F3-A909-EFEAB46809E8}" srcOrd="0" destOrd="0" presId="urn:microsoft.com/office/officeart/2008/layout/HorizontalMultiLevelHierarchy"/>
    <dgm:cxn modelId="{06CAA11D-BF70-47A0-B297-C1CBA663AB67}" type="presParOf" srcId="{018F371B-D147-4092-912F-F8304B5E04DF}" destId="{A4ECB9D9-B571-49F6-B809-9B562320D2AB}" srcOrd="15" destOrd="0" presId="urn:microsoft.com/office/officeart/2008/layout/HorizontalMultiLevelHierarchy"/>
    <dgm:cxn modelId="{7E0A7E50-00BC-46F5-9F6C-D73BB03928E0}" type="presParOf" srcId="{A4ECB9D9-B571-49F6-B809-9B562320D2AB}" destId="{860EBD7E-620B-429B-854D-D97B55690A8A}" srcOrd="0" destOrd="0" presId="urn:microsoft.com/office/officeart/2008/layout/HorizontalMultiLevelHierarchy"/>
    <dgm:cxn modelId="{044A54BD-F990-4C8F-964A-AA7619261863}" type="presParOf" srcId="{A4ECB9D9-B571-49F6-B809-9B562320D2AB}" destId="{8BC64612-63C1-4B89-AAA1-03FB3CCB3AA9}" srcOrd="1" destOrd="0" presId="urn:microsoft.com/office/officeart/2008/layout/HorizontalMultiLevelHierarchy"/>
  </dgm:cxnLst>
  <dgm:bg>
    <a:noFill/>
  </dgm:bg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24C0E-DF40-46B4-BB6E-B0A3256DACF1}">
      <dsp:nvSpPr>
        <dsp:cNvPr id="0" name=""/>
        <dsp:cNvSpPr/>
      </dsp:nvSpPr>
      <dsp:spPr>
        <a:xfrm>
          <a:off x="588659" y="3457629"/>
          <a:ext cx="140873" cy="31146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436" y="0"/>
              </a:lnTo>
              <a:lnTo>
                <a:pt x="70436" y="3114605"/>
              </a:lnTo>
              <a:lnTo>
                <a:pt x="140873" y="3114605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581151" y="3456036"/>
        <a:ext cx="155889" cy="3117790"/>
      </dsp:txXfrm>
    </dsp:sp>
    <dsp:sp modelId="{F1F5F796-4887-404E-8FB2-1DF89C8EC5C4}">
      <dsp:nvSpPr>
        <dsp:cNvPr id="0" name=""/>
        <dsp:cNvSpPr/>
      </dsp:nvSpPr>
      <dsp:spPr>
        <a:xfrm>
          <a:off x="588659" y="3457629"/>
          <a:ext cx="140873" cy="25581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436" y="0"/>
              </a:lnTo>
              <a:lnTo>
                <a:pt x="70436" y="2558178"/>
              </a:lnTo>
              <a:lnTo>
                <a:pt x="140873" y="2558178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595045" y="3455691"/>
        <a:ext cx="128102" cy="2562054"/>
      </dsp:txXfrm>
    </dsp:sp>
    <dsp:sp modelId="{99F12D49-9BC9-4E48-8762-652CA4935F42}">
      <dsp:nvSpPr>
        <dsp:cNvPr id="0" name=""/>
        <dsp:cNvSpPr/>
      </dsp:nvSpPr>
      <dsp:spPr>
        <a:xfrm>
          <a:off x="588659" y="3457629"/>
          <a:ext cx="140873" cy="18663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436" y="0"/>
              </a:lnTo>
              <a:lnTo>
                <a:pt x="70436" y="1866322"/>
              </a:lnTo>
              <a:lnTo>
                <a:pt x="140873" y="1866322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12305" y="3454974"/>
        <a:ext cx="93581" cy="1871631"/>
      </dsp:txXfrm>
    </dsp:sp>
    <dsp:sp modelId="{377B44AF-7639-41D0-A098-295F80C7EF9B}">
      <dsp:nvSpPr>
        <dsp:cNvPr id="0" name=""/>
        <dsp:cNvSpPr/>
      </dsp:nvSpPr>
      <dsp:spPr>
        <a:xfrm>
          <a:off x="588659" y="3457629"/>
          <a:ext cx="140873" cy="11675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436" y="0"/>
              </a:lnTo>
              <a:lnTo>
                <a:pt x="70436" y="1167592"/>
              </a:lnTo>
              <a:lnTo>
                <a:pt x="140873" y="1167592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29695" y="3562004"/>
        <a:ext cx="58803" cy="958841"/>
      </dsp:txXfrm>
    </dsp:sp>
    <dsp:sp modelId="{1AC56E44-D9E9-4472-9AC6-779BA19461DD}">
      <dsp:nvSpPr>
        <dsp:cNvPr id="0" name=""/>
        <dsp:cNvSpPr/>
      </dsp:nvSpPr>
      <dsp:spPr>
        <a:xfrm>
          <a:off x="588659" y="3457629"/>
          <a:ext cx="140873" cy="566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436" y="0"/>
              </a:lnTo>
              <a:lnTo>
                <a:pt x="70436" y="566069"/>
              </a:lnTo>
              <a:lnTo>
                <a:pt x="140873" y="566069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44513" y="3559587"/>
        <a:ext cx="29166" cy="362153"/>
      </dsp:txXfrm>
    </dsp:sp>
    <dsp:sp modelId="{1FFD4CF2-5B21-4434-AF80-7B261F1C250D}">
      <dsp:nvSpPr>
        <dsp:cNvPr id="0" name=""/>
        <dsp:cNvSpPr/>
      </dsp:nvSpPr>
      <dsp:spPr>
        <a:xfrm>
          <a:off x="3541050" y="3026075"/>
          <a:ext cx="110403" cy="19536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5201" y="0"/>
              </a:lnTo>
              <a:lnTo>
                <a:pt x="55201" y="1953601"/>
              </a:lnTo>
              <a:lnTo>
                <a:pt x="110403" y="1953601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547334" y="3953958"/>
        <a:ext cx="97835" cy="97835"/>
      </dsp:txXfrm>
    </dsp:sp>
    <dsp:sp modelId="{2AE69ED1-02E3-4BA1-9B8C-20E5BACCA3B5}">
      <dsp:nvSpPr>
        <dsp:cNvPr id="0" name=""/>
        <dsp:cNvSpPr/>
      </dsp:nvSpPr>
      <dsp:spPr>
        <a:xfrm>
          <a:off x="3541050" y="3026075"/>
          <a:ext cx="110403" cy="13451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5201" y="0"/>
              </a:lnTo>
              <a:lnTo>
                <a:pt x="55201" y="1345194"/>
              </a:lnTo>
              <a:lnTo>
                <a:pt x="110403" y="134519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562509" y="3664930"/>
        <a:ext cx="67485" cy="67485"/>
      </dsp:txXfrm>
    </dsp:sp>
    <dsp:sp modelId="{1929D3CE-9DA6-436C-A019-109F2F9D5A05}">
      <dsp:nvSpPr>
        <dsp:cNvPr id="0" name=""/>
        <dsp:cNvSpPr/>
      </dsp:nvSpPr>
      <dsp:spPr>
        <a:xfrm>
          <a:off x="3541050" y="3026075"/>
          <a:ext cx="110403" cy="7367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5201" y="0"/>
              </a:lnTo>
              <a:lnTo>
                <a:pt x="55201" y="736784"/>
              </a:lnTo>
              <a:lnTo>
                <a:pt x="110403" y="73678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577627" y="3375842"/>
        <a:ext cx="37250" cy="37250"/>
      </dsp:txXfrm>
    </dsp:sp>
    <dsp:sp modelId="{AB0985CE-3A2A-46E1-BA87-E1ACB10C629C}">
      <dsp:nvSpPr>
        <dsp:cNvPr id="0" name=""/>
        <dsp:cNvSpPr/>
      </dsp:nvSpPr>
      <dsp:spPr>
        <a:xfrm>
          <a:off x="3541050" y="3026075"/>
          <a:ext cx="114394" cy="1283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7197" y="0"/>
              </a:lnTo>
              <a:lnTo>
                <a:pt x="57197" y="128377"/>
              </a:lnTo>
              <a:lnTo>
                <a:pt x="114394" y="128377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593949" y="3085965"/>
        <a:ext cx="8597" cy="8597"/>
      </dsp:txXfrm>
    </dsp:sp>
    <dsp:sp modelId="{8A0F41FE-A762-4A9D-8ACD-88680D486EEA}">
      <dsp:nvSpPr>
        <dsp:cNvPr id="0" name=""/>
        <dsp:cNvSpPr/>
      </dsp:nvSpPr>
      <dsp:spPr>
        <a:xfrm>
          <a:off x="3541050" y="2546078"/>
          <a:ext cx="110403" cy="479997"/>
        </a:xfrm>
        <a:custGeom>
          <a:avLst/>
          <a:gdLst/>
          <a:ahLst/>
          <a:cxnLst/>
          <a:rect l="0" t="0" r="0" b="0"/>
          <a:pathLst>
            <a:path>
              <a:moveTo>
                <a:pt x="0" y="479997"/>
              </a:moveTo>
              <a:lnTo>
                <a:pt x="55201" y="479997"/>
              </a:lnTo>
              <a:lnTo>
                <a:pt x="55201" y="0"/>
              </a:lnTo>
              <a:lnTo>
                <a:pt x="110403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583939" y="2773763"/>
        <a:ext cx="24626" cy="24626"/>
      </dsp:txXfrm>
    </dsp:sp>
    <dsp:sp modelId="{7E314C32-DCFB-46F6-9490-31E6F648166B}">
      <dsp:nvSpPr>
        <dsp:cNvPr id="0" name=""/>
        <dsp:cNvSpPr/>
      </dsp:nvSpPr>
      <dsp:spPr>
        <a:xfrm>
          <a:off x="3541050" y="1937636"/>
          <a:ext cx="110403" cy="1088439"/>
        </a:xfrm>
        <a:custGeom>
          <a:avLst/>
          <a:gdLst/>
          <a:ahLst/>
          <a:cxnLst/>
          <a:rect l="0" t="0" r="0" b="0"/>
          <a:pathLst>
            <a:path>
              <a:moveTo>
                <a:pt x="0" y="1088439"/>
              </a:moveTo>
              <a:lnTo>
                <a:pt x="55201" y="1088439"/>
              </a:lnTo>
              <a:lnTo>
                <a:pt x="55201" y="0"/>
              </a:lnTo>
              <a:lnTo>
                <a:pt x="110403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568901" y="2454505"/>
        <a:ext cx="54701" cy="54701"/>
      </dsp:txXfrm>
    </dsp:sp>
    <dsp:sp modelId="{215B068B-5116-4A14-830E-0DC2284C7E80}">
      <dsp:nvSpPr>
        <dsp:cNvPr id="0" name=""/>
        <dsp:cNvSpPr/>
      </dsp:nvSpPr>
      <dsp:spPr>
        <a:xfrm>
          <a:off x="2491469" y="2200249"/>
          <a:ext cx="242575" cy="8258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1287" y="0"/>
              </a:lnTo>
              <a:lnTo>
                <a:pt x="121287" y="825825"/>
              </a:lnTo>
              <a:lnTo>
                <a:pt x="242575" y="825825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591239" y="2591644"/>
        <a:ext cx="43035" cy="43035"/>
      </dsp:txXfrm>
    </dsp:sp>
    <dsp:sp modelId="{F922E084-E31C-4D39-ADEC-469656993A06}">
      <dsp:nvSpPr>
        <dsp:cNvPr id="0" name=""/>
        <dsp:cNvSpPr/>
      </dsp:nvSpPr>
      <dsp:spPr>
        <a:xfrm>
          <a:off x="2491469" y="2128588"/>
          <a:ext cx="24257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71661"/>
              </a:moveTo>
              <a:lnTo>
                <a:pt x="121287" y="71661"/>
              </a:lnTo>
              <a:lnTo>
                <a:pt x="121287" y="45720"/>
              </a:lnTo>
              <a:lnTo>
                <a:pt x="242575" y="4572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606658" y="2168209"/>
        <a:ext cx="12197" cy="12197"/>
      </dsp:txXfrm>
    </dsp:sp>
    <dsp:sp modelId="{00D09CAF-5A29-4BA8-9C68-8AA9A23AFA1E}">
      <dsp:nvSpPr>
        <dsp:cNvPr id="0" name=""/>
        <dsp:cNvSpPr/>
      </dsp:nvSpPr>
      <dsp:spPr>
        <a:xfrm>
          <a:off x="2491469" y="1444220"/>
          <a:ext cx="242575" cy="756029"/>
        </a:xfrm>
        <a:custGeom>
          <a:avLst/>
          <a:gdLst/>
          <a:ahLst/>
          <a:cxnLst/>
          <a:rect l="0" t="0" r="0" b="0"/>
          <a:pathLst>
            <a:path>
              <a:moveTo>
                <a:pt x="0" y="756029"/>
              </a:moveTo>
              <a:lnTo>
                <a:pt x="121287" y="756029"/>
              </a:lnTo>
              <a:lnTo>
                <a:pt x="121287" y="0"/>
              </a:lnTo>
              <a:lnTo>
                <a:pt x="242575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592907" y="1802385"/>
        <a:ext cx="39699" cy="39699"/>
      </dsp:txXfrm>
    </dsp:sp>
    <dsp:sp modelId="{56A39060-170F-4EB7-BFAB-CB623B0C40A4}">
      <dsp:nvSpPr>
        <dsp:cNvPr id="0" name=""/>
        <dsp:cNvSpPr/>
      </dsp:nvSpPr>
      <dsp:spPr>
        <a:xfrm>
          <a:off x="2491469" y="592456"/>
          <a:ext cx="242575" cy="1607793"/>
        </a:xfrm>
        <a:custGeom>
          <a:avLst/>
          <a:gdLst/>
          <a:ahLst/>
          <a:cxnLst/>
          <a:rect l="0" t="0" r="0" b="0"/>
          <a:pathLst>
            <a:path>
              <a:moveTo>
                <a:pt x="0" y="1607793"/>
              </a:moveTo>
              <a:lnTo>
                <a:pt x="121287" y="1607793"/>
              </a:lnTo>
              <a:lnTo>
                <a:pt x="121287" y="0"/>
              </a:lnTo>
              <a:lnTo>
                <a:pt x="242575" y="0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572107" y="1355703"/>
        <a:ext cx="81299" cy="81299"/>
      </dsp:txXfrm>
    </dsp:sp>
    <dsp:sp modelId="{14BAB47A-D7CB-433A-A913-514B33ED0615}">
      <dsp:nvSpPr>
        <dsp:cNvPr id="0" name=""/>
        <dsp:cNvSpPr/>
      </dsp:nvSpPr>
      <dsp:spPr>
        <a:xfrm>
          <a:off x="588659" y="2200249"/>
          <a:ext cx="140873" cy="1257379"/>
        </a:xfrm>
        <a:custGeom>
          <a:avLst/>
          <a:gdLst/>
          <a:ahLst/>
          <a:cxnLst/>
          <a:rect l="0" t="0" r="0" b="0"/>
          <a:pathLst>
            <a:path>
              <a:moveTo>
                <a:pt x="0" y="1257379"/>
              </a:moveTo>
              <a:lnTo>
                <a:pt x="70436" y="1257379"/>
              </a:lnTo>
              <a:lnTo>
                <a:pt x="70436" y="0"/>
              </a:lnTo>
              <a:lnTo>
                <a:pt x="140873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27465" y="2196316"/>
        <a:ext cx="63262" cy="1265246"/>
      </dsp:txXfrm>
    </dsp:sp>
    <dsp:sp modelId="{3D2C543F-6979-44B6-B03D-6A0D8B1E1B83}">
      <dsp:nvSpPr>
        <dsp:cNvPr id="0" name=""/>
        <dsp:cNvSpPr/>
      </dsp:nvSpPr>
      <dsp:spPr>
        <a:xfrm>
          <a:off x="588659" y="1324003"/>
          <a:ext cx="140873" cy="2133625"/>
        </a:xfrm>
        <a:custGeom>
          <a:avLst/>
          <a:gdLst/>
          <a:ahLst/>
          <a:cxnLst/>
          <a:rect l="0" t="0" r="0" b="0"/>
          <a:pathLst>
            <a:path>
              <a:moveTo>
                <a:pt x="0" y="2133625"/>
              </a:moveTo>
              <a:lnTo>
                <a:pt x="70436" y="2133625"/>
              </a:lnTo>
              <a:lnTo>
                <a:pt x="70436" y="0"/>
              </a:lnTo>
              <a:lnTo>
                <a:pt x="140873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605639" y="1321680"/>
        <a:ext cx="106913" cy="2138271"/>
      </dsp:txXfrm>
    </dsp:sp>
    <dsp:sp modelId="{0C1D8E14-3BC3-42CE-9638-296C8E4F0E04}">
      <dsp:nvSpPr>
        <dsp:cNvPr id="0" name=""/>
        <dsp:cNvSpPr/>
      </dsp:nvSpPr>
      <dsp:spPr>
        <a:xfrm>
          <a:off x="588659" y="556639"/>
          <a:ext cx="140873" cy="2900989"/>
        </a:xfrm>
        <a:custGeom>
          <a:avLst/>
          <a:gdLst/>
          <a:ahLst/>
          <a:cxnLst/>
          <a:rect l="0" t="0" r="0" b="0"/>
          <a:pathLst>
            <a:path>
              <a:moveTo>
                <a:pt x="0" y="2900989"/>
              </a:moveTo>
              <a:lnTo>
                <a:pt x="70436" y="2900989"/>
              </a:lnTo>
              <a:lnTo>
                <a:pt x="70436" y="0"/>
              </a:lnTo>
              <a:lnTo>
                <a:pt x="140873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b="1" kern="1200">
            <a:solidFill>
              <a:sysClr val="windowText" lastClr="000000"/>
            </a:solidFill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586486" y="554930"/>
        <a:ext cx="145220" cy="2904407"/>
      </dsp:txXfrm>
    </dsp:sp>
    <dsp:sp modelId="{DD3FA3DD-9847-4C57-8F7B-7EEF2BFB7575}">
      <dsp:nvSpPr>
        <dsp:cNvPr id="0" name=""/>
        <dsp:cNvSpPr/>
      </dsp:nvSpPr>
      <dsp:spPr>
        <a:xfrm rot="16200000">
          <a:off x="-768028" y="3190313"/>
          <a:ext cx="2178744" cy="53463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คณบดีคณะวิทยาการสารสนเทศ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-768028" y="3190313"/>
        <a:ext cx="2178744" cy="534631"/>
      </dsp:txXfrm>
    </dsp:sp>
    <dsp:sp modelId="{CE9FF83D-36B4-41FB-9AEC-908A572F6A53}">
      <dsp:nvSpPr>
        <dsp:cNvPr id="0" name=""/>
        <dsp:cNvSpPr/>
      </dsp:nvSpPr>
      <dsp:spPr>
        <a:xfrm>
          <a:off x="729533" y="263783"/>
          <a:ext cx="1761935" cy="58571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รองคณบดีฝ่ายบริหาร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263783"/>
        <a:ext cx="1761935" cy="585712"/>
      </dsp:txXfrm>
    </dsp:sp>
    <dsp:sp modelId="{F2B8148E-E0B9-4291-BA3D-FC3E57EC4864}">
      <dsp:nvSpPr>
        <dsp:cNvPr id="0" name=""/>
        <dsp:cNvSpPr/>
      </dsp:nvSpPr>
      <dsp:spPr>
        <a:xfrm>
          <a:off x="729533" y="922263"/>
          <a:ext cx="1761935" cy="803478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หัวหน้าสำนักงานคณบดี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922263"/>
        <a:ext cx="1761935" cy="803478"/>
      </dsp:txXfrm>
    </dsp:sp>
    <dsp:sp modelId="{2C8C1918-A2D6-4F44-AA93-CE2901249CC6}">
      <dsp:nvSpPr>
        <dsp:cNvPr id="0" name=""/>
        <dsp:cNvSpPr/>
      </dsp:nvSpPr>
      <dsp:spPr>
        <a:xfrm>
          <a:off x="729533" y="1798510"/>
          <a:ext cx="1761935" cy="803478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หัวหน้าสำนักงานจัดการศึกษา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1798510"/>
        <a:ext cx="1761935" cy="803478"/>
      </dsp:txXfrm>
    </dsp:sp>
    <dsp:sp modelId="{2770163C-D4BB-4B07-9CCF-764F5B662661}">
      <dsp:nvSpPr>
        <dsp:cNvPr id="0" name=""/>
        <dsp:cNvSpPr/>
      </dsp:nvSpPr>
      <dsp:spPr>
        <a:xfrm>
          <a:off x="2734044" y="250941"/>
          <a:ext cx="807005" cy="68302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วิทยาการคอมพิวเตอร์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734044" y="250941"/>
        <a:ext cx="807005" cy="683029"/>
      </dsp:txXfrm>
    </dsp:sp>
    <dsp:sp modelId="{D53FFB5F-65A0-442A-8661-CFD2E5D92142}">
      <dsp:nvSpPr>
        <dsp:cNvPr id="0" name=""/>
        <dsp:cNvSpPr/>
      </dsp:nvSpPr>
      <dsp:spPr>
        <a:xfrm>
          <a:off x="2734044" y="1102706"/>
          <a:ext cx="807005" cy="68302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เทคโนโลยีสารสนเทศ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734044" y="1102706"/>
        <a:ext cx="807005" cy="683029"/>
      </dsp:txXfrm>
    </dsp:sp>
    <dsp:sp modelId="{4A0BA5C2-1776-4BE2-A7B7-DE03B96D178C}">
      <dsp:nvSpPr>
        <dsp:cNvPr id="0" name=""/>
        <dsp:cNvSpPr/>
      </dsp:nvSpPr>
      <dsp:spPr>
        <a:xfrm>
          <a:off x="2734044" y="1832793"/>
          <a:ext cx="807005" cy="68302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ประธานสาขาวิชา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วิศวกรรมซอฟต์แวร์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734044" y="1832793"/>
        <a:ext cx="807005" cy="683029"/>
      </dsp:txXfrm>
    </dsp:sp>
    <dsp:sp modelId="{95A08067-A989-4FC4-BD24-FA6C4291B42D}">
      <dsp:nvSpPr>
        <dsp:cNvPr id="0" name=""/>
        <dsp:cNvSpPr/>
      </dsp:nvSpPr>
      <dsp:spPr>
        <a:xfrm>
          <a:off x="2734044" y="2684560"/>
          <a:ext cx="807005" cy="68302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ห้องวิจัย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2734044" y="2684560"/>
        <a:ext cx="807005" cy="683029"/>
      </dsp:txXfrm>
    </dsp:sp>
    <dsp:sp modelId="{00E320D0-9F7C-4D13-859F-2D492FF7555F}">
      <dsp:nvSpPr>
        <dsp:cNvPr id="0" name=""/>
        <dsp:cNvSpPr/>
      </dsp:nvSpPr>
      <dsp:spPr>
        <a:xfrm>
          <a:off x="3651454" y="1711076"/>
          <a:ext cx="1348694" cy="45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CGM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651454" y="1711076"/>
        <a:ext cx="1348694" cy="453119"/>
      </dsp:txXfrm>
    </dsp:sp>
    <dsp:sp modelId="{7EFDADC9-DFEC-4DFE-BC96-C3EA6CA44C95}">
      <dsp:nvSpPr>
        <dsp:cNvPr id="0" name=""/>
        <dsp:cNvSpPr/>
      </dsp:nvSpPr>
      <dsp:spPr>
        <a:xfrm>
          <a:off x="3651454" y="2319518"/>
          <a:ext cx="1360972" cy="45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ISERL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651454" y="2319518"/>
        <a:ext cx="1360972" cy="453119"/>
      </dsp:txXfrm>
    </dsp:sp>
    <dsp:sp modelId="{282575FC-AC65-4F66-A401-5CFF8FAA8D7F}">
      <dsp:nvSpPr>
        <dsp:cNvPr id="0" name=""/>
        <dsp:cNvSpPr/>
      </dsp:nvSpPr>
      <dsp:spPr>
        <a:xfrm>
          <a:off x="3655445" y="2927893"/>
          <a:ext cx="1356666" cy="45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KST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655445" y="2927893"/>
        <a:ext cx="1356666" cy="453119"/>
      </dsp:txXfrm>
    </dsp:sp>
    <dsp:sp modelId="{EF1FAA15-CDED-4184-930A-91B05FD3C0C9}">
      <dsp:nvSpPr>
        <dsp:cNvPr id="0" name=""/>
        <dsp:cNvSpPr/>
      </dsp:nvSpPr>
      <dsp:spPr>
        <a:xfrm>
          <a:off x="3651454" y="3536300"/>
          <a:ext cx="1382978" cy="45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MSCIM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651454" y="3536300"/>
        <a:ext cx="1382978" cy="453119"/>
      </dsp:txXfrm>
    </dsp:sp>
    <dsp:sp modelId="{EF96AC02-3C1F-48FE-933B-2BC35C6C006B}">
      <dsp:nvSpPr>
        <dsp:cNvPr id="0" name=""/>
        <dsp:cNvSpPr/>
      </dsp:nvSpPr>
      <dsp:spPr>
        <a:xfrm>
          <a:off x="3651454" y="4144710"/>
          <a:ext cx="1370262" cy="45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 </a:t>
          </a:r>
          <a:r>
            <a:rPr lang="en-US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Linux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651454" y="4144710"/>
        <a:ext cx="1370262" cy="453119"/>
      </dsp:txXfrm>
    </dsp:sp>
    <dsp:sp modelId="{C567255C-4F32-4670-B3E9-A23F58A4E4D9}">
      <dsp:nvSpPr>
        <dsp:cNvPr id="0" name=""/>
        <dsp:cNvSpPr/>
      </dsp:nvSpPr>
      <dsp:spPr>
        <a:xfrm>
          <a:off x="3651454" y="4753117"/>
          <a:ext cx="1368973" cy="45311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i="0" kern="1200">
              <a:latin typeface="TH SarabunPSK" panose="020B0500040200020003" pitchFamily="34" charset="-34"/>
              <a:cs typeface="TH SarabunPSK" panose="020B0500040200020003" pitchFamily="34" charset="-34"/>
            </a:rPr>
            <a:t>ห้องปฏิบัติการวิจัยนวัตกรรมการประมวลผล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3651454" y="4753117"/>
        <a:ext cx="1368973" cy="453119"/>
      </dsp:txXfrm>
    </dsp:sp>
    <dsp:sp modelId="{2CC86300-4E19-4B93-A4FF-64D82C8A073A}">
      <dsp:nvSpPr>
        <dsp:cNvPr id="0" name=""/>
        <dsp:cNvSpPr/>
      </dsp:nvSpPr>
      <dsp:spPr>
        <a:xfrm>
          <a:off x="729533" y="3748229"/>
          <a:ext cx="2326519" cy="55093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ผู้อำนวยการเขตอุตสาหกรรมซอฟต์แวร์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ภาคตะวันออก มหาวิทยาลัยบูรพา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3748229"/>
        <a:ext cx="2326519" cy="550937"/>
      </dsp:txXfrm>
    </dsp:sp>
    <dsp:sp modelId="{98B138E5-C58B-4F27-8C86-8D6FC15D46B2}">
      <dsp:nvSpPr>
        <dsp:cNvPr id="0" name=""/>
        <dsp:cNvSpPr/>
      </dsp:nvSpPr>
      <dsp:spPr>
        <a:xfrm>
          <a:off x="729533" y="4371935"/>
          <a:ext cx="2326519" cy="50657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รองคณบดีฝ่ายวิชาการ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4371935"/>
        <a:ext cx="2326519" cy="506572"/>
      </dsp:txXfrm>
    </dsp:sp>
    <dsp:sp modelId="{43A2D9FF-F9D7-4F69-98FA-7A091162B842}">
      <dsp:nvSpPr>
        <dsp:cNvPr id="0" name=""/>
        <dsp:cNvSpPr/>
      </dsp:nvSpPr>
      <dsp:spPr>
        <a:xfrm>
          <a:off x="729533" y="4951275"/>
          <a:ext cx="2326519" cy="74535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รองคณบดีฝ่ายแผนงาน วิจัย และบริการวิชาการ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4951275"/>
        <a:ext cx="2326519" cy="745351"/>
      </dsp:txXfrm>
    </dsp:sp>
    <dsp:sp modelId="{EDFCA753-6175-49B9-AEF2-9F18F08E2C1E}">
      <dsp:nvSpPr>
        <dsp:cNvPr id="0" name=""/>
        <dsp:cNvSpPr/>
      </dsp:nvSpPr>
      <dsp:spPr>
        <a:xfrm>
          <a:off x="729533" y="5769395"/>
          <a:ext cx="2326519" cy="49282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รองคณบดีฝ่ายประกันคุณภาพและสหกิจศึกษา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5769395"/>
        <a:ext cx="2326519" cy="492824"/>
      </dsp:txXfrm>
    </dsp:sp>
    <dsp:sp modelId="{860EBD7E-620B-429B-854D-D97B55690A8A}">
      <dsp:nvSpPr>
        <dsp:cNvPr id="0" name=""/>
        <dsp:cNvSpPr/>
      </dsp:nvSpPr>
      <dsp:spPr>
        <a:xfrm>
          <a:off x="729533" y="6334988"/>
          <a:ext cx="2326519" cy="47449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400" b="1" kern="1200">
              <a:latin typeface="TH SarabunPSK" panose="020B0500040200020003" pitchFamily="34" charset="-34"/>
              <a:cs typeface="TH SarabunPSK" panose="020B0500040200020003" pitchFamily="34" charset="-34"/>
            </a:rPr>
            <a:t>รองคณบดีฝ่ายกิจการนิสิตและกิจการพิเศษ</a:t>
          </a:r>
          <a:endParaRPr lang="en-US" sz="1400" b="1" kern="1200">
            <a:latin typeface="TH SarabunPSK" panose="020B0500040200020003" pitchFamily="34" charset="-34"/>
            <a:cs typeface="TH SarabunPSK" panose="020B0500040200020003" pitchFamily="34" charset="-34"/>
          </a:endParaRPr>
        </a:p>
      </dsp:txBody>
      <dsp:txXfrm>
        <a:off x="729533" y="6334988"/>
        <a:ext cx="2326519" cy="4744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C452E-FB4E-4709-9DD7-3905BC283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7679</Words>
  <Characters>43774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Pahommie</dc:creator>
  <cp:keywords/>
  <dc:description/>
  <cp:lastModifiedBy>Chatchai</cp:lastModifiedBy>
  <cp:revision>2</cp:revision>
  <cp:lastPrinted>2015-05-30T21:29:00Z</cp:lastPrinted>
  <dcterms:created xsi:type="dcterms:W3CDTF">2018-08-30T15:49:00Z</dcterms:created>
  <dcterms:modified xsi:type="dcterms:W3CDTF">2018-08-30T15:49:00Z</dcterms:modified>
</cp:coreProperties>
</file>