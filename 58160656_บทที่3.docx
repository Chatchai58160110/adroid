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8A57C" w14:textId="77777777" w:rsidR="00CB4B7B" w:rsidRPr="007E1467" w:rsidRDefault="00CB4B7B" w:rsidP="00991A87">
      <w:pPr>
        <w:spacing w:line="240" w:lineRule="auto"/>
        <w:jc w:val="center"/>
      </w:pPr>
      <w:bookmarkStart w:id="0" w:name="_Hlk528614422"/>
      <w:bookmarkEnd w:id="0"/>
      <w:r w:rsidRPr="007E1467">
        <w:rPr>
          <w:noProof/>
        </w:rPr>
        <w:drawing>
          <wp:inline distT="0" distB="0" distL="0" distR="0" wp14:anchorId="43679A11" wp14:editId="788E4ECC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804" w14:textId="77777777" w:rsidR="00CB4B7B" w:rsidRPr="007E1467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14:paraId="675A86B7" w14:textId="77777777" w:rsidR="00CB4B7B" w:rsidRPr="0017145E" w:rsidRDefault="00CB4B7B" w:rsidP="00991A87">
      <w:pPr>
        <w:pStyle w:val="Title"/>
        <w:spacing w:line="240" w:lineRule="auto"/>
      </w:pPr>
      <w:r w:rsidRPr="0017145E">
        <w:rPr>
          <w:cs/>
        </w:rPr>
        <w:t>รายงานปฏิบัติงานสหกิจศึกษา</w:t>
      </w:r>
    </w:p>
    <w:p w14:paraId="16EEFEAA" w14:textId="77777777" w:rsidR="00CB4B7B" w:rsidRPr="00F111B7" w:rsidRDefault="00CB4B7B" w:rsidP="00991A87">
      <w:pPr>
        <w:spacing w:line="240" w:lineRule="auto"/>
        <w:ind w:left="-180" w:right="-154"/>
        <w:jc w:val="center"/>
        <w:rPr>
          <w:b/>
          <w:bCs/>
          <w:sz w:val="40"/>
          <w:szCs w:val="40"/>
        </w:rPr>
      </w:pPr>
      <w:r w:rsidRPr="00F111B7">
        <w:rPr>
          <w:b/>
          <w:bCs/>
          <w:sz w:val="40"/>
          <w:szCs w:val="40"/>
          <w:cs/>
        </w:rPr>
        <w:t>ระบบ</w:t>
      </w:r>
      <w:r w:rsidR="00F111B7" w:rsidRPr="00F111B7">
        <w:rPr>
          <w:rFonts w:hint="cs"/>
          <w:b/>
          <w:bCs/>
          <w:sz w:val="40"/>
          <w:szCs w:val="40"/>
          <w:cs/>
        </w:rPr>
        <w:t>การจัดการห้องสมุด</w:t>
      </w:r>
    </w:p>
    <w:p w14:paraId="69AC6D9D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16F6002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6714D2E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3AADC90" w14:textId="77777777" w:rsidR="00CB4B7B" w:rsidRPr="00F111B7" w:rsidRDefault="00F111B7" w:rsidP="00991A87">
      <w:pPr>
        <w:pStyle w:val="Subtitle"/>
        <w:spacing w:line="240" w:lineRule="auto"/>
        <w:rPr>
          <w:rStyle w:val="SubtleEmphasis"/>
          <w:b/>
          <w:bCs/>
          <w:color w:val="auto"/>
          <w:cs/>
        </w:rPr>
      </w:pPr>
      <w:r w:rsidRPr="00F111B7">
        <w:rPr>
          <w:rStyle w:val="SubtleEmphasis"/>
          <w:rFonts w:hint="cs"/>
          <w:b/>
          <w:bCs/>
          <w:color w:val="auto"/>
          <w:cs/>
        </w:rPr>
        <w:t>ชัยวิทย์ รัตนะธรรมมากร</w:t>
      </w:r>
    </w:p>
    <w:p w14:paraId="7CDC6E14" w14:textId="77777777" w:rsidR="00CB4B7B" w:rsidRPr="00102C99" w:rsidRDefault="00CB4B7B" w:rsidP="004D57AD">
      <w:pPr>
        <w:pStyle w:val="Subtitle"/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</w:p>
    <w:p w14:paraId="2F77F984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28AC075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6AA3160F" w14:textId="77777777" w:rsidR="00CB4B7B" w:rsidRPr="00102C99" w:rsidRDefault="00CB4B7B" w:rsidP="00991A87">
      <w:pPr>
        <w:pStyle w:val="Subtitle"/>
        <w:spacing w:line="240" w:lineRule="auto"/>
        <w:rPr>
          <w:rStyle w:val="SubtleEmphasis"/>
          <w:b/>
          <w:bCs/>
          <w:color w:val="000000" w:themeColor="text1"/>
        </w:rPr>
      </w:pPr>
      <w:r w:rsidRPr="00102C99">
        <w:rPr>
          <w:rStyle w:val="SubtleEmphasis"/>
          <w:b/>
          <w:bCs/>
          <w:color w:val="000000" w:themeColor="text1"/>
          <w:cs/>
        </w:rPr>
        <w:t>สถานที่ปฏิบัติงาน</w:t>
      </w:r>
    </w:p>
    <w:p w14:paraId="0D921BCA" w14:textId="77777777" w:rsidR="00102C99" w:rsidRPr="00F111B7" w:rsidRDefault="00F111B7" w:rsidP="00991A87">
      <w:pPr>
        <w:pStyle w:val="Subtitle"/>
        <w:spacing w:line="240" w:lineRule="auto"/>
        <w:rPr>
          <w:b/>
          <w:bCs/>
          <w:color w:val="auto"/>
          <w:sz w:val="36"/>
          <w:szCs w:val="36"/>
        </w:rPr>
      </w:pPr>
      <w:r w:rsidRPr="00F111B7">
        <w:rPr>
          <w:rFonts w:hint="cs"/>
          <w:b/>
          <w:bCs/>
          <w:color w:val="auto"/>
          <w:sz w:val="36"/>
          <w:szCs w:val="36"/>
          <w:cs/>
        </w:rPr>
        <w:t>บริษัท สยาม เด็นโซ่ แมนูแฟคเจอริ่ง จำกัด</w:t>
      </w:r>
    </w:p>
    <w:p w14:paraId="3940BBCC" w14:textId="77777777" w:rsidR="00CB4B7B" w:rsidRPr="00102C99" w:rsidRDefault="00CB4B7B" w:rsidP="00991A87">
      <w:pPr>
        <w:spacing w:line="240" w:lineRule="auto"/>
        <w:rPr>
          <w:color w:val="FF0000"/>
          <w:sz w:val="36"/>
          <w:szCs w:val="36"/>
        </w:rPr>
      </w:pPr>
    </w:p>
    <w:p w14:paraId="0371496B" w14:textId="77777777" w:rsidR="00CB4B7B" w:rsidRDefault="00CB4B7B" w:rsidP="00991A87">
      <w:pPr>
        <w:pStyle w:val="a3"/>
        <w:spacing w:line="240" w:lineRule="auto"/>
        <w:jc w:val="both"/>
      </w:pPr>
    </w:p>
    <w:p w14:paraId="2C1A4C37" w14:textId="77777777" w:rsidR="00991A87" w:rsidRPr="007E1467" w:rsidRDefault="00991A87" w:rsidP="00991A87">
      <w:pPr>
        <w:pStyle w:val="a3"/>
        <w:spacing w:line="240" w:lineRule="auto"/>
        <w:jc w:val="both"/>
      </w:pPr>
    </w:p>
    <w:p w14:paraId="07EA9241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รายงานนี้เป็นส่วนหนึ่งของวิชาสหกิจศึกษา หลักสูตรปริญญาวิทยาศาสตรบัณฑิต</w:t>
      </w:r>
    </w:p>
    <w:p w14:paraId="4CF98AE6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14:paraId="1C5277BE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 xml:space="preserve">ปีการศึกษา </w:t>
      </w:r>
      <w:r w:rsidR="0072715B">
        <w:rPr>
          <w:b/>
          <w:bCs/>
        </w:rPr>
        <w:t>256</w:t>
      </w:r>
      <w:r w:rsidR="0072715B">
        <w:rPr>
          <w:rFonts w:hint="cs"/>
          <w:b/>
          <w:bCs/>
          <w:cs/>
        </w:rPr>
        <w:t>1</w:t>
      </w:r>
    </w:p>
    <w:p w14:paraId="22C873DD" w14:textId="77777777" w:rsidR="00CB4B7B" w:rsidRPr="0017145E" w:rsidRDefault="00CB4B7B" w:rsidP="00991A87">
      <w:pPr>
        <w:pStyle w:val="a3"/>
        <w:spacing w:line="240" w:lineRule="auto"/>
        <w:rPr>
          <w:b/>
          <w:bCs/>
          <w:cs/>
        </w:rPr>
        <w:sectPr w:rsidR="00CB4B7B" w:rsidRPr="0017145E" w:rsidSect="00232BD9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17145E">
        <w:rPr>
          <w:b/>
          <w:bCs/>
          <w:cs/>
        </w:rPr>
        <w:t>ลิขสิทธิ์ของคณะวิทยาการสารสนเทศ  มหาวิทยาลัยบูรพา</w:t>
      </w:r>
    </w:p>
    <w:p w14:paraId="7F11B5D4" w14:textId="77777777" w:rsidR="00CB4B7B" w:rsidRPr="0017781C" w:rsidRDefault="00CB4B7B" w:rsidP="00991A87">
      <w:pPr>
        <w:spacing w:line="240" w:lineRule="auto"/>
        <w:jc w:val="center"/>
        <w:rPr>
          <w:b/>
          <w:bCs/>
          <w:sz w:val="44"/>
          <w:szCs w:val="44"/>
        </w:rPr>
      </w:pPr>
      <w:r w:rsidRPr="0017781C">
        <w:rPr>
          <w:b/>
          <w:bCs/>
          <w:sz w:val="44"/>
          <w:szCs w:val="44"/>
        </w:rPr>
        <w:lastRenderedPageBreak/>
        <w:t>COOPERATIVE EDUCATION</w:t>
      </w:r>
    </w:p>
    <w:p w14:paraId="65799055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</w:t>
      </w:r>
      <w:r w:rsidRPr="00F111B7">
        <w:rPr>
          <w:b/>
          <w:bCs/>
          <w:sz w:val="40"/>
          <w:szCs w:val="40"/>
        </w:rPr>
        <w:t xml:space="preserve">ibrary </w:t>
      </w:r>
      <w:r>
        <w:rPr>
          <w:b/>
          <w:bCs/>
          <w:sz w:val="40"/>
          <w:szCs w:val="40"/>
        </w:rPr>
        <w:t>M</w:t>
      </w:r>
      <w:r w:rsidRPr="00F111B7">
        <w:rPr>
          <w:b/>
          <w:bCs/>
          <w:sz w:val="40"/>
          <w:szCs w:val="40"/>
        </w:rPr>
        <w:t xml:space="preserve">anagement </w:t>
      </w:r>
      <w:r>
        <w:rPr>
          <w:b/>
          <w:bCs/>
          <w:sz w:val="40"/>
          <w:szCs w:val="40"/>
        </w:rPr>
        <w:t>S</w:t>
      </w:r>
      <w:r w:rsidRPr="00F111B7">
        <w:rPr>
          <w:b/>
          <w:bCs/>
          <w:sz w:val="40"/>
          <w:szCs w:val="40"/>
        </w:rPr>
        <w:t>ystem</w:t>
      </w:r>
      <w:r w:rsidR="00CB4B7B" w:rsidRPr="00F111B7">
        <w:rPr>
          <w:b/>
          <w:bCs/>
          <w:sz w:val="40"/>
          <w:szCs w:val="40"/>
          <w:cs/>
        </w:rPr>
        <w:t xml:space="preserve"> </w:t>
      </w:r>
    </w:p>
    <w:p w14:paraId="03A2F2B6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1D45DDD3" w14:textId="77777777" w:rsidR="00CB4B7B" w:rsidRDefault="00CB4B7B" w:rsidP="00991A87">
      <w:pPr>
        <w:spacing w:line="240" w:lineRule="auto"/>
        <w:jc w:val="center"/>
        <w:rPr>
          <w:b/>
          <w:bCs/>
        </w:rPr>
      </w:pPr>
    </w:p>
    <w:p w14:paraId="1C5BB9DA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05F59DA4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3AAD4DF5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25947E61" w14:textId="77777777" w:rsidR="00C33248" w:rsidRPr="0017781C" w:rsidRDefault="00C33248" w:rsidP="00991A87">
      <w:pPr>
        <w:spacing w:line="240" w:lineRule="auto"/>
        <w:jc w:val="center"/>
        <w:rPr>
          <w:b/>
          <w:bCs/>
        </w:rPr>
      </w:pPr>
    </w:p>
    <w:p w14:paraId="4CC128ED" w14:textId="77777777"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14:paraId="294BF633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6230BDCB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36"/>
          <w:szCs w:val="36"/>
        </w:rPr>
      </w:pPr>
      <w:r w:rsidRPr="00F111B7">
        <w:rPr>
          <w:b/>
          <w:bCs/>
          <w:sz w:val="36"/>
          <w:szCs w:val="36"/>
        </w:rPr>
        <w:t>Chaiwit Rattanatammakorn</w:t>
      </w:r>
    </w:p>
    <w:p w14:paraId="02EE0897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00CC354B" w14:textId="77777777" w:rsidR="00CB4B7B" w:rsidRDefault="00CB4B7B" w:rsidP="00C33248">
      <w:pPr>
        <w:spacing w:line="240" w:lineRule="auto"/>
        <w:jc w:val="both"/>
        <w:rPr>
          <w:b/>
          <w:bCs/>
        </w:rPr>
      </w:pPr>
    </w:p>
    <w:p w14:paraId="352526B6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D4AE1E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CC89CFD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73B7E2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7062D1AA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1A125581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4C66FB52" w14:textId="77777777" w:rsidR="00CC298C" w:rsidRPr="0017781C" w:rsidRDefault="00CC298C" w:rsidP="00991A87">
      <w:pPr>
        <w:spacing w:line="240" w:lineRule="auto"/>
        <w:jc w:val="center"/>
        <w:rPr>
          <w:b/>
          <w:bCs/>
        </w:rPr>
      </w:pPr>
    </w:p>
    <w:p w14:paraId="25C4613E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A REPORT SUBMITTED IN PARTIAL FULFILLMENT OF THE REQUIREMENT</w:t>
      </w:r>
    </w:p>
    <w:p w14:paraId="79D342F0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  <w:spacing w:val="-4"/>
        </w:rPr>
        <w:t>FOR THE BACHELOR DEGREE OF SCIENCE IN SOFTWARE ENGINEERING</w:t>
      </w:r>
      <w:r w:rsidRPr="0017781C">
        <w:rPr>
          <w:rFonts w:eastAsia="AngsanaNew"/>
          <w:b/>
          <w:bCs/>
          <w:cs/>
        </w:rPr>
        <w:t xml:space="preserve"> </w:t>
      </w:r>
    </w:p>
    <w:p w14:paraId="38BBF2F7" w14:textId="77777777" w:rsidR="00CB4B7B" w:rsidRPr="0017781C" w:rsidRDefault="00CB4B7B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FACULTY OF INFORMATICS</w:t>
      </w:r>
      <w:r w:rsidR="008B33C1">
        <w:rPr>
          <w:rFonts w:eastAsia="AngsanaNew"/>
          <w:b/>
          <w:bCs/>
        </w:rPr>
        <w:t xml:space="preserve">, </w:t>
      </w:r>
      <w:r w:rsidRPr="0017781C">
        <w:rPr>
          <w:rFonts w:eastAsia="AngsanaNew"/>
          <w:b/>
          <w:bCs/>
        </w:rPr>
        <w:t>BURAPHA UNIVERSITY</w:t>
      </w:r>
    </w:p>
    <w:p w14:paraId="1D64B849" w14:textId="77777777" w:rsidR="00872923" w:rsidRPr="004D57AD" w:rsidRDefault="00CB4B7B" w:rsidP="00F111B7">
      <w:pPr>
        <w:pStyle w:val="a3"/>
        <w:spacing w:line="240" w:lineRule="auto"/>
        <w:rPr>
          <w:cs/>
        </w:rPr>
        <w:sectPr w:rsidR="00872923" w:rsidRPr="004D57AD" w:rsidSect="00F111B7">
          <w:headerReference w:type="default" r:id="rId9"/>
          <w:headerReference w:type="first" r:id="rId10"/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  <w:r w:rsidRPr="0017781C">
        <w:rPr>
          <w:b/>
          <w:bCs/>
        </w:rPr>
        <w:t>201</w:t>
      </w:r>
      <w:r w:rsidR="0072715B">
        <w:rPr>
          <w:rFonts w:hint="cs"/>
          <w:b/>
          <w:bCs/>
          <w:cs/>
        </w:rPr>
        <w:t>8</w:t>
      </w:r>
      <w:r w:rsidR="00C33248">
        <w:rPr>
          <w:rFonts w:hint="cs"/>
          <w:b/>
          <w:bCs/>
          <w:cs/>
        </w:rPr>
        <w:t>.</w:t>
      </w:r>
    </w:p>
    <w:p w14:paraId="3BFE9818" w14:textId="77777777" w:rsidR="00543997" w:rsidRPr="00A87D64" w:rsidRDefault="00A87D64" w:rsidP="00991A87">
      <w:pPr>
        <w:pStyle w:val="Heading1"/>
        <w:spacing w:line="240" w:lineRule="auto"/>
      </w:pPr>
      <w:bookmarkStart w:id="1" w:name="_Toc487543075"/>
      <w:r>
        <w:rPr>
          <w:cs/>
        </w:rPr>
        <w:lastRenderedPageBreak/>
        <w:br/>
      </w:r>
      <w:r w:rsidRPr="00A87D64">
        <w:rPr>
          <w:cs/>
        </w:rPr>
        <w:br/>
      </w:r>
      <w:r w:rsidR="00E63E4A" w:rsidRPr="00A87D64">
        <w:rPr>
          <w:cs/>
        </w:rPr>
        <w:t>บทนำ</w:t>
      </w:r>
      <w:bookmarkEnd w:id="1"/>
    </w:p>
    <w:p w14:paraId="311DA6D0" w14:textId="77777777" w:rsidR="0094617B" w:rsidRPr="007E1467" w:rsidRDefault="0094617B" w:rsidP="00991A87">
      <w:pPr>
        <w:spacing w:line="240" w:lineRule="auto"/>
      </w:pPr>
    </w:p>
    <w:p w14:paraId="59954816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เนื่องด้วยทางคณะวิทยาการสารสนเทศได้มีการจัดการเรียนการสอนในรายวิชาสหกิจศึกษา ซึ่งเป็นการศึกษาที่เน้นการปฏิบัติงานในสถานประกอบการอย่างมีระบบ การได้ลงมือปฏิบัติงานจริงในฐานะพนักงาน (ชั่วคราว) ทำให้ได้รับประสบการณ์จากการทำงานกับทางบริษัทโดยตรง โดยผู้ปฏิบัติสหกิจศึกษาได้ไปปฏิบัติสหกิจศึกษา ณ 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</w:p>
    <w:p w14:paraId="4EFB5B9E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232A1A">
        <w:rPr>
          <w:rFonts w:hint="cs"/>
          <w:color w:val="333333"/>
        </w:rPr>
        <w:t>Gasoline Injector</w:t>
      </w:r>
      <w:r w:rsidRPr="005A091F">
        <w:rPr>
          <w:rFonts w:hint="cs"/>
          <w:color w:val="333333"/>
          <w:sz w:val="36"/>
          <w:szCs w:val="36"/>
        </w:rPr>
        <w:t>)</w:t>
      </w:r>
      <w:r>
        <w:rPr>
          <w:rFonts w:hint="cs"/>
          <w:color w:val="333333"/>
          <w:sz w:val="36"/>
          <w:szCs w:val="36"/>
          <w:cs/>
        </w:rPr>
        <w:t xml:space="preserve"> </w:t>
      </w:r>
      <w:r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6E4D27">
        <w:rPr>
          <w:rFonts w:hint="cs"/>
          <w:color w:val="333333"/>
        </w:rPr>
        <w:t xml:space="preserve">3 </w:t>
      </w:r>
      <w:r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>
        <w:rPr>
          <w:rFonts w:hint="cs"/>
          <w:color w:val="333333"/>
          <w:cs/>
        </w:rPr>
        <w:t>โดยทางบริษัทประกอบไปด้วยหลากหลายฝ่าย หนึ่งในนั้นคือ ฝ่ายพัฒนาซอฟต์แวร์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 โดย</w:t>
      </w:r>
      <w:r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1BF69E42" w14:textId="77777777" w:rsidR="009563BC" w:rsidRPr="004F3DE0" w:rsidRDefault="009563BC" w:rsidP="009563BC">
      <w:pPr>
        <w:spacing w:after="0" w:line="240" w:lineRule="auto"/>
        <w:ind w:firstLine="720"/>
      </w:pPr>
      <w:r>
        <w:rPr>
          <w:rFonts w:hint="cs"/>
          <w:cs/>
        </w:rPr>
        <w:t xml:space="preserve">ซึ่งงานที่ผู้ปฏิบัติสหกิจศึกษาได้รับคือ ระบบห้องสมุด โดยการนำเทคโนโลยีมาปรับเปลี่ยนกระบวนการของห้องสมุดในแบบเก่า ให้มีความรวดเร็ว สะดวก และลดการใช้ทรัพยากร </w:t>
      </w:r>
    </w:p>
    <w:p w14:paraId="5F2205FE" w14:textId="77777777" w:rsidR="001C2674" w:rsidRPr="007E1467" w:rsidRDefault="007C5568" w:rsidP="00991A87">
      <w:pPr>
        <w:pStyle w:val="Heading2"/>
      </w:pPr>
      <w:bookmarkStart w:id="2" w:name="_Toc406412106"/>
      <w:bookmarkStart w:id="3" w:name="_Toc406412542"/>
      <w:bookmarkStart w:id="4" w:name="_Toc406413351"/>
      <w:bookmarkStart w:id="5" w:name="_Toc420265793"/>
      <w:bookmarkStart w:id="6" w:name="_Toc487543076"/>
      <w:bookmarkStart w:id="7" w:name="_Toc399842558"/>
      <w:r w:rsidRPr="00A87D64">
        <w:rPr>
          <w:cs/>
        </w:rPr>
        <w:t>ข้อมูล</w:t>
      </w:r>
      <w:bookmarkEnd w:id="2"/>
      <w:bookmarkEnd w:id="3"/>
      <w:bookmarkEnd w:id="4"/>
      <w:r w:rsidRPr="007E1467">
        <w:rPr>
          <w:cs/>
        </w:rPr>
        <w:t>ของ</w:t>
      </w:r>
      <w:bookmarkEnd w:id="5"/>
      <w:bookmarkEnd w:id="6"/>
      <w:bookmarkEnd w:id="7"/>
      <w:r w:rsidR="00C33248">
        <w:rPr>
          <w:rFonts w:hint="cs"/>
          <w:cs/>
        </w:rPr>
        <w:t xml:space="preserve"> บริษัท สยาม เด</w:t>
      </w:r>
      <w:r w:rsidR="00F111B7">
        <w:rPr>
          <w:rFonts w:hint="cs"/>
          <w:cs/>
        </w:rPr>
        <w:t>็นโซ่</w:t>
      </w:r>
      <w:r w:rsidR="00C33248">
        <w:rPr>
          <w:rFonts w:hint="cs"/>
          <w:cs/>
        </w:rPr>
        <w:t xml:space="preserve"> แมนูแฟคเจอริ่ง จำกัด</w:t>
      </w:r>
    </w:p>
    <w:p w14:paraId="374CCE12" w14:textId="77777777" w:rsidR="001C2674" w:rsidRPr="00F111B7" w:rsidRDefault="00F111B7" w:rsidP="00991A87">
      <w:pPr>
        <w:spacing w:after="0" w:line="240" w:lineRule="auto"/>
        <w:ind w:firstLine="720"/>
        <w:rPr>
          <w:color w:val="FF0000"/>
          <w:cs/>
        </w:rPr>
      </w:pP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 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  <w:r w:rsidRPr="00F111B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F111B7">
        <w:rPr>
          <w:rFonts w:hint="cs"/>
          <w:color w:val="333333"/>
        </w:rPr>
        <w:t xml:space="preserve">3 </w:t>
      </w:r>
      <w:r w:rsidRPr="00F111B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</w:t>
      </w:r>
    </w:p>
    <w:p w14:paraId="188A587E" w14:textId="77777777" w:rsidR="001C2674" w:rsidRPr="00F111B7" w:rsidRDefault="001C2674" w:rsidP="00991A87">
      <w:pPr>
        <w:pStyle w:val="Heading3"/>
        <w:rPr>
          <w:sz w:val="32"/>
          <w:szCs w:val="32"/>
        </w:rPr>
      </w:pPr>
      <w:bookmarkStart w:id="8" w:name="_Toc409387113"/>
      <w:bookmarkStart w:id="9" w:name="_Toc410779693"/>
      <w:bookmarkStart w:id="10" w:name="_Toc413338017"/>
      <w:bookmarkStart w:id="11" w:name="_Toc420387288"/>
      <w:bookmarkStart w:id="12" w:name="_Toc420485884"/>
      <w:bookmarkStart w:id="13" w:name="_Toc420525041"/>
      <w:bookmarkStart w:id="14" w:name="_Toc420734851"/>
      <w:bookmarkStart w:id="15" w:name="_Toc420739344"/>
      <w:bookmarkStart w:id="16" w:name="_Toc453667458"/>
      <w:bookmarkStart w:id="17" w:name="_Toc453683017"/>
      <w:bookmarkStart w:id="18" w:name="_Toc453683429"/>
      <w:bookmarkStart w:id="19" w:name="_Toc453683689"/>
      <w:bookmarkStart w:id="20" w:name="_Toc487543077"/>
      <w:r w:rsidRPr="00F111B7">
        <w:rPr>
          <w:rFonts w:hint="cs"/>
          <w:sz w:val="32"/>
          <w:szCs w:val="32"/>
          <w:cs/>
        </w:rPr>
        <w:t>สถานที่ตั้งสถานประกอบการ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E7185FC" w14:textId="77777777" w:rsidR="006023E2" w:rsidRPr="007E1467" w:rsidRDefault="004154C8" w:rsidP="00824391">
      <w:pPr>
        <w:spacing w:after="0" w:line="240" w:lineRule="auto"/>
        <w:ind w:firstLine="720"/>
        <w:jc w:val="left"/>
      </w:pPr>
      <w:r w:rsidRPr="004154C8">
        <w:rPr>
          <w:rFonts w:hint="cs"/>
          <w:cs/>
        </w:rPr>
        <w:t>อม</w:t>
      </w:r>
      <w:r>
        <w:rPr>
          <w:rFonts w:hint="cs"/>
          <w:cs/>
        </w:rPr>
        <w:t xml:space="preserve">ตะ ซิตี้ ชลบุรี 700/618 หมู่ 4 ถ.บางนา-ตราด กม.57 ต.บ้านเก่า อ.พานทอง จ.ชลบุรี 20160 </w:t>
      </w:r>
      <w:r w:rsidR="00824391">
        <w:rPr>
          <w:rFonts w:hint="cs"/>
          <w:cs/>
        </w:rPr>
        <w:t>ตั้งอยู่ในนิคมอุตสาหกรรมอมตะนคร</w:t>
      </w:r>
      <w:r w:rsidR="00824391">
        <w:rPr>
          <w:rFonts w:hint="cs"/>
          <w:color w:val="FF0000"/>
          <w:cs/>
        </w:rPr>
        <w:t xml:space="preserve"> </w:t>
      </w:r>
      <w:r w:rsidR="00824391" w:rsidRPr="00824391">
        <w:rPr>
          <w:rFonts w:hint="cs"/>
          <w:cs/>
        </w:rPr>
        <w:t>โดย</w:t>
      </w:r>
      <w:r w:rsidR="00154E9E" w:rsidRPr="00824391">
        <w:rPr>
          <w:cs/>
        </w:rPr>
        <w:t xml:space="preserve">ภาพสัญลักษณ์สถานประกอบการ </w:t>
      </w:r>
      <w:r w:rsidR="00D70D37" w:rsidRPr="00824391">
        <w:rPr>
          <w:cs/>
        </w:rPr>
        <w:t>แสดงดังภาพที่ 1-1</w:t>
      </w:r>
      <w:r w:rsidR="00A85CE5" w:rsidRPr="00824391">
        <w:rPr>
          <w:cs/>
        </w:rPr>
        <w:t xml:space="preserve"> และแผนที่/แผนภาพที่ตั้งสถานประกอบการ แสดงดังภาพที่ 1-2 </w:t>
      </w:r>
    </w:p>
    <w:p w14:paraId="342DCE78" w14:textId="77777777" w:rsidR="00D70D37" w:rsidRPr="007E1467" w:rsidRDefault="00824391" w:rsidP="00991A87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1C3EA3" wp14:editId="799BEEEB">
            <wp:extent cx="2663691" cy="1637969"/>
            <wp:effectExtent l="19050" t="19050" r="228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1" b="20239"/>
                    <a:stretch/>
                  </pic:blipFill>
                  <pic:spPr bwMode="auto">
                    <a:xfrm>
                      <a:off x="0" y="0"/>
                      <a:ext cx="2663825" cy="16380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94BA" w14:textId="15710661" w:rsidR="0094617B" w:rsidRPr="007E1467" w:rsidRDefault="00962A40" w:rsidP="00991A87">
      <w:pPr>
        <w:pStyle w:val="a0"/>
        <w:rPr>
          <w:color w:val="FF0000"/>
        </w:rPr>
      </w:pPr>
      <w:bookmarkStart w:id="21" w:name="_Toc424818802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D70D37" w:rsidRPr="007E1467">
        <w:rPr>
          <w:cs/>
        </w:rPr>
        <w:t xml:space="preserve">  ตราสัญลักษณ์ของ</w:t>
      </w:r>
      <w:bookmarkEnd w:id="21"/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00949A30" w14:textId="77777777" w:rsidR="007C5568" w:rsidRPr="007E1467" w:rsidRDefault="00EA24B0" w:rsidP="00EA24B0">
      <w:pPr>
        <w:pStyle w:val="a0"/>
      </w:pPr>
      <w:r>
        <w:rPr>
          <w:noProof/>
          <w:cs/>
        </w:rPr>
        <w:drawing>
          <wp:inline distT="0" distB="0" distL="0" distR="0" wp14:anchorId="6E29A960" wp14:editId="4F53B964">
            <wp:extent cx="4969565" cy="3723295"/>
            <wp:effectExtent l="19050" t="19050" r="2159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1" cy="3820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BC527" w14:textId="796163E6" w:rsidR="007C5568" w:rsidRPr="007E1467" w:rsidRDefault="00962A40" w:rsidP="00991A87">
      <w:pPr>
        <w:pStyle w:val="a0"/>
      </w:pPr>
      <w:bookmarkStart w:id="22" w:name="_Toc424818803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2</w:t>
      </w:r>
      <w:r w:rsidR="000D216D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EA24B0">
        <w:rPr>
          <w:cs/>
        </w:rPr>
        <w:t>แผนที่ตั้ง</w:t>
      </w:r>
      <w:bookmarkEnd w:id="22"/>
      <w:r w:rsidR="00EA24B0" w:rsidRPr="007E1467">
        <w:rPr>
          <w:cs/>
        </w:rPr>
        <w:t>ของ</w:t>
      </w:r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72F75F54" w14:textId="77777777" w:rsidR="007C5568" w:rsidRPr="007E1467" w:rsidRDefault="00CE7F46" w:rsidP="00004A78">
      <w:pPr>
        <w:spacing w:line="240" w:lineRule="auto"/>
        <w:jc w:val="left"/>
        <w:rPr>
          <w:noProof/>
        </w:rPr>
      </w:pPr>
      <w:r>
        <w:rPr>
          <w:rFonts w:hint="cs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9EEB35" wp14:editId="20B231BD">
                <wp:simplePos x="0" y="0"/>
                <wp:positionH relativeFrom="column">
                  <wp:posOffset>-624205</wp:posOffset>
                </wp:positionH>
                <wp:positionV relativeFrom="paragraph">
                  <wp:posOffset>43180</wp:posOffset>
                </wp:positionV>
                <wp:extent cx="6702425" cy="4380865"/>
                <wp:effectExtent l="381000" t="38100" r="22225" b="305435"/>
                <wp:wrapTopAndBottom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2425" cy="4380865"/>
                          <a:chOff x="-95414" y="-1"/>
                          <a:chExt cx="6702590" cy="4381169"/>
                        </a:xfrm>
                        <a:effectLst/>
                      </wpg:grpSpPr>
                      <wpg:grpSp>
                        <wpg:cNvPr id="28" name="Group 2">
                          <a:extLst/>
                        </wpg:cNvPr>
                        <wpg:cNvGrpSpPr/>
                        <wpg:grpSpPr>
                          <a:xfrm>
                            <a:off x="0" y="143124"/>
                            <a:ext cx="6408420" cy="4039235"/>
                            <a:chOff x="0" y="0"/>
                            <a:chExt cx="7396510" cy="5200791"/>
                          </a:xfrm>
                        </wpg:grpSpPr>
                        <wps:wsp>
                          <wps:cNvPr id="29" name="Line 104"/>
                          <wps:cNvCnPr/>
                          <wps:spPr bwMode="auto">
                            <a:xfrm flipH="1">
                              <a:off x="1607444" y="415702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104"/>
                          <wps:cNvCnPr/>
                          <wps:spPr bwMode="auto">
                            <a:xfrm flipH="1">
                              <a:off x="759834" y="3745719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2" name="组合 78"/>
                          <wpg:cNvGrpSpPr/>
                          <wpg:grpSpPr>
                            <a:xfrm>
                              <a:off x="725010" y="4567986"/>
                              <a:ext cx="2473325" cy="215900"/>
                              <a:chOff x="601268" y="4567986"/>
                              <a:chExt cx="2473325" cy="215900"/>
                            </a:xfrm>
                          </wpg:grpSpPr>
                          <wps:wsp>
                            <wps:cNvPr id="33" name="Line 116"/>
                            <wps:cNvCnPr/>
                            <wps:spPr bwMode="auto">
                              <a:xfrm>
                                <a:off x="307141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17"/>
                            <wps:cNvCnPr/>
                            <wps:spPr bwMode="auto">
                              <a:xfrm>
                                <a:off x="60126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18"/>
                            <wps:cNvCnPr/>
                            <wps:spPr bwMode="auto">
                              <a:xfrm flipH="1">
                                <a:off x="602855" y="4574336"/>
                                <a:ext cx="247173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" name="组合 83"/>
                          <wpg:cNvGrpSpPr/>
                          <wpg:grpSpPr>
                            <a:xfrm rot="16200000">
                              <a:off x="420986" y="4399500"/>
                              <a:ext cx="432000" cy="1170582"/>
                              <a:chOff x="420986" y="4399500"/>
                              <a:chExt cx="551222" cy="1699070"/>
                            </a:xfrm>
                          </wpg:grpSpPr>
                          <wpg:grpSp>
                            <wpg:cNvPr id="38" name="组合 84"/>
                            <wpg:cNvGrpSpPr/>
                            <wpg:grpSpPr>
                              <a:xfrm rot="5400000">
                                <a:off x="-157643" y="4978129"/>
                                <a:ext cx="1699070" cy="541811"/>
                                <a:chOff x="-157643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39" name="圆角矩形 87"/>
                              <wps:cNvSpPr/>
                              <wps:spPr>
                                <a:xfrm>
                                  <a:off x="-157643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0" name="圆角矩形 88"/>
                              <wps:cNvSpPr/>
                              <wps:spPr>
                                <a:xfrm>
                                  <a:off x="-109756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1" name="标题 4"/>
                            <wps:cNvSpPr txBox="1"/>
                            <wps:spPr>
                              <a:xfrm rot="5400000">
                                <a:off x="-114628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3" name="标题 4"/>
                            <wps:cNvSpPr txBox="1"/>
                            <wps:spPr>
                              <a:xfrm>
                                <a:off x="420986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2A8268F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44" name="组合 89"/>
                          <wpg:cNvGrpSpPr/>
                          <wpg:grpSpPr>
                            <a:xfrm rot="16200000">
                              <a:off x="2478625" y="4278958"/>
                              <a:ext cx="432000" cy="1365769"/>
                              <a:chOff x="2346723" y="4426235"/>
                              <a:chExt cx="551222" cy="1982365"/>
                            </a:xfrm>
                          </wpg:grpSpPr>
                          <wpg:grpSp>
                            <wpg:cNvPr id="45" name="组合 90"/>
                            <wpg:cNvGrpSpPr/>
                            <wpg:grpSpPr>
                              <a:xfrm rot="5400000">
                                <a:off x="1768118" y="5288159"/>
                                <a:ext cx="1699070" cy="541811"/>
                                <a:chOff x="2520342" y="4955135"/>
                                <a:chExt cx="3837942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46" name="圆角矩形 93"/>
                              <wps:cNvSpPr/>
                              <wps:spPr>
                                <a:xfrm>
                                  <a:off x="2520342" y="4955135"/>
                                  <a:ext cx="3837942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7" name="圆角矩形 94"/>
                              <wps:cNvSpPr/>
                              <wps:spPr>
                                <a:xfrm>
                                  <a:off x="2538137" y="5041808"/>
                                  <a:ext cx="3742171" cy="2584455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8" name="标题 4"/>
                            <wps:cNvSpPr txBox="1"/>
                            <wps:spPr>
                              <a:xfrm rot="5400000">
                                <a:off x="1811132" y="5005876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9" name="标题 4"/>
                            <wps:cNvSpPr txBox="1"/>
                            <wps:spPr>
                              <a:xfrm>
                                <a:off x="2346723" y="4732601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2952711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s:wsp>
                          <wps:cNvPr id="50" name="Freeform 105"/>
                          <wps:cNvSpPr/>
                          <wps:spPr bwMode="auto">
                            <a:xfrm>
                              <a:off x="463649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105"/>
                          <wps:cNvSpPr/>
                          <wps:spPr bwMode="auto">
                            <a:xfrm>
                              <a:off x="2427958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Line 104"/>
                          <wps:cNvCnPr/>
                          <wps:spPr bwMode="auto">
                            <a:xfrm flipH="1">
                              <a:off x="4299167" y="147970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104"/>
                          <wps:cNvCnPr/>
                          <wps:spPr bwMode="auto">
                            <a:xfrm flipH="1">
                              <a:off x="4299167" y="543600"/>
                              <a:ext cx="998" cy="169200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4" name="组合 12"/>
                          <wpg:cNvGrpSpPr/>
                          <wpg:grpSpPr>
                            <a:xfrm>
                              <a:off x="3456236" y="0"/>
                              <a:ext cx="1687860" cy="543600"/>
                              <a:chOff x="3456236" y="0"/>
                              <a:chExt cx="2348811" cy="749005"/>
                            </a:xfrm>
                          </wpg:grpSpPr>
                          <wpg:grpSp>
                            <wpg:cNvPr id="55" name="组合 13"/>
                            <wpg:cNvGrpSpPr/>
                            <wpg:grpSpPr>
                              <a:xfrm>
                                <a:off x="3456236" y="0"/>
                                <a:ext cx="2348811" cy="749005"/>
                                <a:chOff x="3456236" y="0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56" name="圆角矩形 15"/>
                              <wps:cNvSpPr/>
                              <wps:spPr>
                                <a:xfrm>
                                  <a:off x="3456236" y="0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圆角矩形 16"/>
                              <wps:cNvSpPr/>
                              <wps:spPr>
                                <a:xfrm>
                                  <a:off x="3504123" y="86671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58" name="标题 4"/>
                            <wps:cNvSpPr txBox="1"/>
                            <wps:spPr>
                              <a:xfrm>
                                <a:off x="3816276" y="127185"/>
                                <a:ext cx="164933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2A96201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59" name="组合 17"/>
                          <wpg:cNvGrpSpPr/>
                          <wpg:grpSpPr>
                            <a:xfrm>
                              <a:off x="1569317" y="883286"/>
                              <a:ext cx="1899135" cy="541811"/>
                              <a:chOff x="1360713" y="883286"/>
                              <a:chExt cx="2532839" cy="541811"/>
                            </a:xfrm>
                          </wpg:grpSpPr>
                          <wpg:grpSp>
                            <wpg:cNvPr id="60" name="组合 18"/>
                            <wpg:cNvGrpSpPr/>
                            <wpg:grpSpPr>
                              <a:xfrm>
                                <a:off x="1360713" y="883286"/>
                                <a:ext cx="2532839" cy="541811"/>
                                <a:chOff x="2194480" y="88328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1" name="圆角矩形 20"/>
                              <wps:cNvSpPr/>
                              <wps:spPr>
                                <a:xfrm>
                                  <a:off x="2194480" y="88328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2" name="圆角矩形 21"/>
                              <wps:cNvSpPr/>
                              <wps:spPr>
                                <a:xfrm>
                                  <a:off x="2242367" y="96995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3" name="标题 4"/>
                            <wps:cNvSpPr txBox="1"/>
                            <wps:spPr>
                              <a:xfrm>
                                <a:off x="1519826" y="912211"/>
                                <a:ext cx="235252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CB2E685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Vice</w:t>
                                  </w:r>
                                  <w:r>
                                    <w:rPr>
                                      <w:rFonts w:cstheme="minorBidi" w:hint="cs"/>
                                      <w:color w:val="000000" w:themeColor="text1"/>
                                      <w:sz w:val="22"/>
                                      <w:szCs w:val="22"/>
                                      <w:cs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64" name="组合 22"/>
                          <wpg:cNvGrpSpPr/>
                          <wpg:grpSpPr>
                            <a:xfrm>
                              <a:off x="5131880" y="1225925"/>
                              <a:ext cx="1273971" cy="541811"/>
                              <a:chOff x="5131880" y="1225925"/>
                              <a:chExt cx="1699070" cy="541811"/>
                            </a:xfrm>
                          </wpg:grpSpPr>
                          <wpg:grpSp>
                            <wpg:cNvPr id="65" name="组合 23"/>
                            <wpg:cNvGrpSpPr/>
                            <wpg:grpSpPr>
                              <a:xfrm>
                                <a:off x="5131880" y="1225925"/>
                                <a:ext cx="1699070" cy="541811"/>
                                <a:chOff x="5131880" y="1225925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7" name="圆角矩形 25"/>
                              <wps:cNvSpPr/>
                              <wps:spPr>
                                <a:xfrm>
                                  <a:off x="5131880" y="1225925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8" name="圆角矩形 26"/>
                              <wps:cNvSpPr/>
                              <wps:spPr>
                                <a:xfrm>
                                  <a:off x="5179767" y="1312596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9" name="标题 4"/>
                            <wps:cNvSpPr txBox="1"/>
                            <wps:spPr>
                              <a:xfrm>
                                <a:off x="5181610" y="125485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10F9EF5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AGM.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70" name="组合 28"/>
                          <wpg:cNvGrpSpPr/>
                          <wpg:grpSpPr>
                            <a:xfrm>
                              <a:off x="1590420" y="2980906"/>
                              <a:ext cx="5163449" cy="1593430"/>
                              <a:chOff x="1590420" y="2980906"/>
                              <a:chExt cx="7836336" cy="1593430"/>
                            </a:xfrm>
                          </wpg:grpSpPr>
                          <wps:wsp>
                            <wps:cNvPr id="71" name="Line 106"/>
                            <wps:cNvCnPr/>
                            <wps:spPr bwMode="auto">
                              <a:xfrm flipH="1">
                                <a:off x="1616256" y="2980906"/>
                                <a:ext cx="78105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" name="Line 107"/>
                            <wps:cNvCnPr/>
                            <wps:spPr bwMode="auto">
                              <a:xfrm>
                                <a:off x="9425169" y="2980906"/>
                                <a:ext cx="1586" cy="910231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112"/>
                            <wps:cNvCnPr/>
                            <wps:spPr bwMode="auto">
                              <a:xfrm>
                                <a:off x="1590420" y="2980907"/>
                                <a:ext cx="25837" cy="1593429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4" name="Line 104"/>
                          <wps:cNvCnPr/>
                          <wps:spPr bwMode="auto">
                            <a:xfrm>
                              <a:off x="4300166" y="2414245"/>
                              <a:ext cx="0" cy="505619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5" name="组合 38"/>
                          <wpg:cNvGrpSpPr/>
                          <wpg:grpSpPr>
                            <a:xfrm>
                              <a:off x="3652262" y="1873997"/>
                              <a:ext cx="1273971" cy="541811"/>
                              <a:chOff x="3652262" y="1873997"/>
                              <a:chExt cx="1699070" cy="541811"/>
                            </a:xfrm>
                          </wpg:grpSpPr>
                          <wpg:grpSp>
                            <wpg:cNvPr id="76" name="组合 39"/>
                            <wpg:cNvGrpSpPr/>
                            <wpg:grpSpPr>
                              <a:xfrm>
                                <a:off x="3652262" y="1873997"/>
                                <a:ext cx="1699070" cy="541811"/>
                                <a:chOff x="3652262" y="1873997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78" name="圆角矩形 41"/>
                              <wps:cNvSpPr/>
                              <wps:spPr>
                                <a:xfrm>
                                  <a:off x="3652262" y="1873997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9" name="圆角矩形 42"/>
                              <wps:cNvSpPr/>
                              <wps:spPr>
                                <a:xfrm>
                                  <a:off x="3700149" y="1960668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" name="标题 4"/>
                            <wps:cNvSpPr txBox="1"/>
                            <wps:spPr>
                              <a:xfrm>
                                <a:off x="3701992" y="1902922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DA94CE9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Manager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1" name="组合 73"/>
                          <wpg:cNvGrpSpPr/>
                          <wpg:grpSpPr>
                            <a:xfrm>
                              <a:off x="0" y="3531984"/>
                              <a:ext cx="1273971" cy="468000"/>
                              <a:chOff x="0" y="3531984"/>
                              <a:chExt cx="1699070" cy="541811"/>
                            </a:xfrm>
                          </wpg:grpSpPr>
                          <wpg:grpSp>
                            <wpg:cNvPr id="83" name="组合 74"/>
                            <wpg:cNvGrpSpPr/>
                            <wpg:grpSpPr>
                              <a:xfrm>
                                <a:off x="0" y="3531984"/>
                                <a:ext cx="1699070" cy="541811"/>
                                <a:chOff x="0" y="3531984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84" name="圆角矩形 76"/>
                              <wps:cNvSpPr/>
                              <wps:spPr>
                                <a:xfrm>
                                  <a:off x="0" y="3531984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5" name="圆角矩形 77"/>
                              <wps:cNvSpPr/>
                              <wps:spPr>
                                <a:xfrm>
                                  <a:off x="47887" y="3618655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6" name="标题 4"/>
                            <wps:cNvSpPr txBox="1"/>
                            <wps:spPr>
                              <a:xfrm>
                                <a:off x="49730" y="3560909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08DE919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8" name="组合 111"/>
                          <wpg:cNvGrpSpPr/>
                          <wpg:grpSpPr>
                            <a:xfrm>
                              <a:off x="1222319" y="2626449"/>
                              <a:ext cx="864235" cy="809572"/>
                              <a:chOff x="1222320" y="2626449"/>
                              <a:chExt cx="720276" cy="693998"/>
                            </a:xfrm>
                          </wpg:grpSpPr>
                          <wps:wsp>
                            <wps:cNvPr id="90" name="Oval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35366" y="2626449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91" name="文本框 123"/>
                            <wps:cNvSpPr txBox="1"/>
                            <wps:spPr>
                              <a:xfrm>
                                <a:off x="1222320" y="2813615"/>
                                <a:ext cx="720276" cy="278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5CF7003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HRIS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92" name="Line 104"/>
                          <wps:cNvCnPr/>
                          <wps:spPr bwMode="auto">
                            <a:xfrm flipH="1">
                              <a:off x="3452555" y="1114280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3" name="组合 83"/>
                          <wpg:cNvGrpSpPr/>
                          <wpg:grpSpPr>
                            <a:xfrm rot="16200000">
                              <a:off x="6543524" y="4399500"/>
                              <a:ext cx="432000" cy="1170582"/>
                              <a:chOff x="6543524" y="4399500"/>
                              <a:chExt cx="551222" cy="1699070"/>
                            </a:xfrm>
                          </wpg:grpSpPr>
                          <wpg:grpSp>
                            <wpg:cNvPr id="94" name="组合 84"/>
                            <wpg:cNvGrpSpPr/>
                            <wpg:grpSpPr>
                              <a:xfrm rot="5400000">
                                <a:off x="5964895" y="4978129"/>
                                <a:ext cx="1699070" cy="541811"/>
                                <a:chOff x="5964895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95" name="圆角矩形 87"/>
                              <wps:cNvSpPr/>
                              <wps:spPr>
                                <a:xfrm>
                                  <a:off x="5964895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96" name="圆角矩形 88"/>
                              <wps:cNvSpPr/>
                              <wps:spPr>
                                <a:xfrm>
                                  <a:off x="6012782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97" name="标题 4"/>
                            <wps:cNvSpPr txBox="1"/>
                            <wps:spPr>
                              <a:xfrm rot="5400000">
                                <a:off x="6007910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98" name="标题 4"/>
                            <wps:cNvSpPr txBox="1"/>
                            <wps:spPr>
                              <a:xfrm>
                                <a:off x="6543524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8ED97C3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Officer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99" name="组合 111"/>
                          <wpg:cNvGrpSpPr/>
                          <wpg:grpSpPr>
                            <a:xfrm>
                              <a:off x="3868148" y="2626356"/>
                              <a:ext cx="863600" cy="797564"/>
                              <a:chOff x="3868153" y="2626356"/>
                              <a:chExt cx="719747" cy="693998"/>
                            </a:xfrm>
                          </wpg:grpSpPr>
                          <wps:wsp>
                            <wps:cNvPr id="100" name="Oval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1208" y="2626356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1" name="文本框 123"/>
                            <wps:cNvSpPr txBox="1"/>
                            <wps:spPr>
                              <a:xfrm>
                                <a:off x="3868153" y="2813521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D7BED2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SD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2" name="组合 73"/>
                          <wpg:cNvGrpSpPr/>
                          <wpg:grpSpPr>
                            <a:xfrm>
                              <a:off x="6122539" y="3908166"/>
                              <a:ext cx="1273971" cy="468000"/>
                              <a:chOff x="6122539" y="3908166"/>
                              <a:chExt cx="1699070" cy="541811"/>
                            </a:xfrm>
                          </wpg:grpSpPr>
                          <wpg:grpSp>
                            <wpg:cNvPr id="103" name="组合 74"/>
                            <wpg:cNvGrpSpPr/>
                            <wpg:grpSpPr>
                              <a:xfrm>
                                <a:off x="6122539" y="3908166"/>
                                <a:ext cx="1699070" cy="541811"/>
                                <a:chOff x="6122539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04" name="圆角矩形 76"/>
                              <wps:cNvSpPr/>
                              <wps:spPr>
                                <a:xfrm>
                                  <a:off x="6122539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" name="圆角矩形 77"/>
                              <wps:cNvSpPr/>
                              <wps:spPr>
                                <a:xfrm>
                                  <a:off x="6170426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06" name="标题 4"/>
                            <wps:cNvSpPr txBox="1"/>
                            <wps:spPr>
                              <a:xfrm>
                                <a:off x="6172269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7B3F3A4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(3p)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07" name="组合 111"/>
                          <wpg:cNvGrpSpPr/>
                          <wpg:grpSpPr>
                            <a:xfrm>
                              <a:off x="6327494" y="2701871"/>
                              <a:ext cx="863600" cy="797564"/>
                              <a:chOff x="6327502" y="2701871"/>
                              <a:chExt cx="719747" cy="693998"/>
                            </a:xfrm>
                          </wpg:grpSpPr>
                          <wps:wsp>
                            <wps:cNvPr id="108" name="Oval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566" y="2701871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9" name="文本框 123"/>
                            <wps:cNvSpPr txBox="1"/>
                            <wps:spPr>
                              <a:xfrm>
                                <a:off x="6327502" y="2889034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B7728D0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Payroll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10" name="组合 73"/>
                          <wpg:cNvGrpSpPr/>
                          <wpg:grpSpPr>
                            <a:xfrm>
                              <a:off x="3674267" y="3908166"/>
                              <a:ext cx="1273971" cy="468000"/>
                              <a:chOff x="3674267" y="3908166"/>
                              <a:chExt cx="1699070" cy="541811"/>
                            </a:xfrm>
                          </wpg:grpSpPr>
                          <wpg:grpSp>
                            <wpg:cNvPr id="111" name="组合 74"/>
                            <wpg:cNvGrpSpPr/>
                            <wpg:grpSpPr>
                              <a:xfrm>
                                <a:off x="3674267" y="3908166"/>
                                <a:ext cx="1699070" cy="541811"/>
                                <a:chOff x="3674267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2" name="圆角矩形 76"/>
                              <wps:cNvSpPr/>
                              <wps:spPr>
                                <a:xfrm>
                                  <a:off x="3674267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3" name="圆角矩形 77"/>
                              <wps:cNvSpPr/>
                              <wps:spPr>
                                <a:xfrm>
                                  <a:off x="3722154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4" name="标题 4"/>
                            <wps:cNvSpPr txBox="1"/>
                            <wps:spPr>
                              <a:xfrm>
                                <a:off x="3723997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957FBD4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15" name="组合 73"/>
                          <wpg:cNvGrpSpPr/>
                          <wpg:grpSpPr>
                            <a:xfrm>
                              <a:off x="1935588" y="3901526"/>
                              <a:ext cx="1273971" cy="468000"/>
                              <a:chOff x="1935588" y="3901526"/>
                              <a:chExt cx="1699070" cy="541811"/>
                            </a:xfrm>
                          </wpg:grpSpPr>
                          <wpg:grpSp>
                            <wpg:cNvPr id="116" name="组合 74"/>
                            <wpg:cNvGrpSpPr/>
                            <wpg:grpSpPr>
                              <a:xfrm>
                                <a:off x="1935588" y="3901526"/>
                                <a:ext cx="1699070" cy="541811"/>
                                <a:chOff x="1935588" y="390152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7" name="圆角矩形 76"/>
                              <wps:cNvSpPr/>
                              <wps:spPr>
                                <a:xfrm>
                                  <a:off x="1935588" y="390152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8" name="圆角矩形 77"/>
                              <wps:cNvSpPr/>
                              <wps:spPr>
                                <a:xfrm>
                                  <a:off x="1983475" y="398819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9" name="标题 4"/>
                            <wps:cNvSpPr txBox="1"/>
                            <wps:spPr>
                              <a:xfrm>
                                <a:off x="1985318" y="393045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B7BE23C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</wpg:grpSp>
                      <wps:wsp>
                        <wps:cNvPr id="120" name="Rectangle 120"/>
                        <wps:cNvSpPr/>
                        <wps:spPr>
                          <a:xfrm>
                            <a:off x="-95414" y="-1"/>
                            <a:ext cx="6702590" cy="4381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EEB35" id="Group 121" o:spid="_x0000_s1026" style="position:absolute;margin-left:-49.15pt;margin-top:3.4pt;width:527.75pt;height:344.95pt;z-index:251660288;mso-width-relative:margin;mso-height-relative:margin" coordorigin="-954" coordsize="67025,4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">
                <v:group id="Group 2" o:spid="_x0000_s1027" style="position:absolute;top:1431;width:64084;height:40392" coordsize="73965,52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Line 104" o:spid="_x0000_s1028" style="position:absolute;flip:x;visibility:visible;mso-wrap-style:square" from="16074,41570" to="24550,41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ER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UMp/D+En+AnL8AAAD//wMAUEsBAi0AFAAGAAgAAAAhANvh9svuAAAAhQEAABMAAAAAAAAAAAAA&#10;AAAAAAAAAFtDb250ZW50X1R5cGVzXS54bWxQSwECLQAUAAYACAAAACEAWvQsW78AAAAVAQAACwAA&#10;AAAAAAAAAAAAAAAfAQAAX3JlbHMvLnJlbHNQSwECLQAUAAYACAAAACEALWsBE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29" style="position:absolute;flip:x;visibility:visible;mso-wrap-style:square" from="7598,37457" to="16074,37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" strokecolor="#7f7f7f [1612]" strokeweight="1pt">
                    <v:stroke joinstyle="miter"/>
                  </v:line>
                  <v:group id="组合 78" o:spid="_x0000_s1030" style="position:absolute;left:7250;top:45679;width:24733;height:2159" coordorigin="6012,45679" coordsize="24733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line id="Line 116" o:spid="_x0000_s1031" style="position:absolute;visibility:visible;mso-wrap-style:square" from="30714,45679" to="30714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" strokecolor="#5a5a5a [2109]" strokeweight="1pt">
                      <v:stroke joinstyle="miter"/>
                    </v:line>
                    <v:line id="Line 117" o:spid="_x0000_s1032" style="position:absolute;visibility:visible;mso-wrap-style:square" from="6012,45679" to="6012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" strokecolor="#5a5a5a [2109]" strokeweight="1pt">
                      <v:stroke joinstyle="miter"/>
                    </v:line>
                    <v:line id="Line 118" o:spid="_x0000_s1033" style="position:absolute;flip:x;visibility:visible;mso-wrap-style:square" from="6028,45743" to="30745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" strokecolor="#5a5a5a [2109]" strokeweight="1pt">
                      <v:stroke joinstyle="miter"/>
                    </v:line>
                  </v:group>
                  <v:group id="组合 83" o:spid="_x0000_s1034" style="position:absolute;left:4209;top:43994;width:4320;height:11706;rotation:-90" coordorigin="4209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">
                    <v:group id="组合 84" o:spid="_x0000_s1035" style="position:absolute;left:-1577;top:49781;width:16990;height:5418;rotation:90" coordorigin="-1576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tZ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zQ2fUk/QG5uAAAA//8DAFBLAQItABQABgAIAAAAIQDb4fbL7gAAAIUBAAATAAAAAAAAAAAAAAAA&#10;AAAAAABbQ29udGVudF9UeXBlc10ueG1sUEsBAi0AFAAGAAgAAAAhAFr0LFu/AAAAFQEAAAsAAAAA&#10;AAAAAAAAAAAAHwEAAF9yZWxzLy5yZWxzUEsBAi0AFAAGAAgAAAAhAB80q1nBAAAA2wAAAA8AAAAA&#10;AAAAAAAAAAAABwIAAGRycy9kb3ducmV2LnhtbFBLBQYAAAAAAwADALcAAAD1AgAAAAA=&#10;">
                      <v:roundrect id="圆角矩形 87" o:spid="_x0000_s1036" style="position:absolute;left:-1576;top:497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37" style="position:absolute;left:-1097;top:506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标题 4" o:spid="_x0000_s1038" type="#_x0000_t202" style="position:absolute;left:-1147;top:50289;width:16281;height:468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" filled="f" stroked="f"/>
                    <v:shape id="标题 4" o:spid="_x0000_s1039" type="#_x0000_t202" style="position:absolute;left:4209;top:44492;width:5513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" filled="f" stroked="f">
                      <v:textbox style="layout-flow:vertical-ideographic">
                        <w:txbxContent>
                          <w:p w14:paraId="02A8268F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group id="组合 89" o:spid="_x0000_s1040" style="position:absolute;left:24786;top:42789;width:4320;height:13658;rotation:-90" coordorigin="23467,44262" coordsize="5512,19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">
                    <v:group id="组合 90" o:spid="_x0000_s1041" style="position:absolute;left:17680;top:52882;width:16991;height:5418;rotation:90" coordorigin="25203,4955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">
                      <v:roundrect id="圆角矩形 93" o:spid="_x0000_s1042" style="position:absolute;left:25203;top:4955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QMtxQAAANsAAAAPAAAAZHJzL2Rvd25yZXYueG1sRI9PawIx&#10;FMTvBb9DeEJvNWtbpG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BozQMt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94" o:spid="_x0000_s1043" style="position:absolute;left:25381;top:5041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44" type="#_x0000_t202" style="position:absolute;left:18111;top:5005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" filled="f" stroked="f"/>
                    <v:shape id="标题 4" o:spid="_x0000_s1045" type="#_x0000_t202" style="position:absolute;left:23467;top:47326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" filled="f" stroked="f">
                      <v:textbox style="layout-flow:vertical-ideographic">
                        <w:txbxContent>
                          <w:p w14:paraId="12952711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shape id="Freeform 105" o:spid="_x0000_s1046" style="position:absolute;left:4636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shape id="Freeform 105" o:spid="_x0000_s1047" style="position:absolute;left:24279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line id="Line 104" o:spid="_x0000_s1048" style="position:absolute;flip:x;visibility:visible;mso-wrap-style:square" from="42991,14797" to="51467,14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49" style="position:absolute;flip:x;visibility:visible;mso-wrap-style:square" from="42991,5436" to="43001,2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" strokecolor="#7f7f7f [1612]" strokeweight="1pt">
                    <v:stroke joinstyle="miter"/>
                  </v:line>
                  <v:group id="组合 12" o:spid="_x0000_s1050" style="position:absolute;left:34562;width:16878;height:5436" coordorigin="34562" coordsize="23488,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group id="组合 13" o:spid="_x0000_s1051" style="position:absolute;left:34562;width:23488;height:7490" coordorigin="3456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oundrect id="圆角矩形 15" o:spid="_x0000_s1052" style="position:absolute;left:34562;width:38379;height:27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XwxQAAANsAAAAPAAAAZHJzL2Rvd25yZXYueG1sRI9PawIx&#10;FMTvBb9DeEJvNWtLpW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DtFJX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16" o:spid="_x0000_s1053" style="position:absolute;left:35041;top:866;width:37421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4" type="#_x0000_t202" style="position:absolute;left:38162;top:1271;width:16494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jiwAAAANsAAAAPAAAAZHJzL2Rvd25yZXYueG1sRE/dasIw&#10;FL4X9g7hDHYja+p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wCgY4sAAAADbAAAADwAAAAAA&#10;AAAAAAAAAAAHAgAAZHJzL2Rvd25yZXYueG1sUEsFBgAAAAADAAMAtwAAAPQCAAAAAA==&#10;" filled="f" stroked="f">
                      <v:textbox>
                        <w:txbxContent>
                          <w:p w14:paraId="72A96201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17" o:spid="_x0000_s1055" style="position:absolute;left:15693;top:8832;width:18991;height:5418" coordorigin="13607,8832" coordsize="25328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group id="组合 18" o:spid="_x0000_s1056" style="position:absolute;left:13607;top:8832;width:25328;height:5418" coordorigin="21944,883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roundrect id="圆角矩形 20" o:spid="_x0000_s1057" style="position:absolute;left:21944;top:8832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1" o:spid="_x0000_s1058" style="position:absolute;left:22423;top:9699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9" type="#_x0000_t202" style="position:absolute;left:15198;top:9122;width:23525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Au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9AV+v8QfIPMfAAAA//8DAFBLAQItABQABgAIAAAAIQDb4fbL7gAAAIUBAAATAAAAAAAAAAAA&#10;AAAAAAAAAABbQ29udGVudF9UeXBlc10ueG1sUEsBAi0AFAAGAAgAAAAhAFr0LFu/AAAAFQEAAAsA&#10;AAAAAAAAAAAAAAAAHwEAAF9yZWxzLy5yZWxzUEsBAi0AFAAGAAgAAAAhAADgQC7EAAAA2wAAAA8A&#10;AAAAAAAAAAAAAAAABwIAAGRycy9kb3ducmV2LnhtbFBLBQYAAAAAAwADALcAAAD4AgAAAAA=&#10;" filled="f" stroked="f">
                      <v:textbox>
                        <w:txbxContent>
                          <w:p w14:paraId="0CB2E685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Vice</w:t>
                            </w:r>
                            <w:r>
                              <w:rPr>
                                <w:rFonts w:cstheme="minorBidi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22" o:spid="_x0000_s1060" style="position:absolute;left:51318;top:12259;width:12740;height:5418" coordorigin="51318,1225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group id="组合 23" o:spid="_x0000_s1061" style="position:absolute;left:51318;top:12259;width:16991;height:5418" coordorigin="51318,1225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oundrect id="圆角矩形 25" o:spid="_x0000_s1062" style="position:absolute;left:51318;top:1225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6" o:spid="_x0000_s1063" style="position:absolute;left:51797;top:13125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64" type="#_x0000_t202" style="position:absolute;left:51816;top:12548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    <v:textbox>
                        <w:txbxContent>
                          <w:p w14:paraId="710F9EF5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AGM.</w:t>
                            </w:r>
                          </w:p>
                        </w:txbxContent>
                      </v:textbox>
                    </v:shape>
                  </v:group>
                  <v:group id="组合 28" o:spid="_x0000_s1065" style="position:absolute;left:15904;top:29809;width:51634;height:15934" coordorigin="15904,29809" coordsize="7836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line id="Line 106" o:spid="_x0000_s1066" style="position:absolute;flip:x;visibility:visible;mso-wrap-style:square" from="16162,29809" to="94267,29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" strokecolor="#5a5a5a [2109]" strokeweight="1pt">
                      <v:stroke joinstyle="miter"/>
                    </v:line>
                    <v:line id="Line 107" o:spid="_x0000_s1067" style="position:absolute;visibility:visible;mso-wrap-style:square" from="94251,29809" to="94267,38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" strokecolor="#5a5a5a [2109]" strokeweight="1pt">
                      <v:stroke joinstyle="miter"/>
                    </v:line>
                    <v:line id="Line 112" o:spid="_x0000_s1068" style="position:absolute;visibility:visible;mso-wrap-style:square" from="15904,29809" to="16162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" strokecolor="#5a5a5a [2109]" strokeweight="1pt">
                      <v:stroke joinstyle="miter"/>
                    </v:line>
                  </v:group>
                  <v:line id="Line 104" o:spid="_x0000_s1069" style="position:absolute;visibility:visible;mso-wrap-style:square" from="43001,24142" to="43001,2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" strokecolor="#5a5a5a [2109]" strokeweight="1pt">
                    <v:stroke joinstyle="miter"/>
                  </v:line>
                  <v:group id="组合 38" o:spid="_x0000_s1070" style="position:absolute;left:36522;top:18739;width:12740;height:5419" coordorigin="36522,1873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group id="组合 39" o:spid="_x0000_s1071" style="position:absolute;left:36522;top:18739;width:16991;height:5419" coordorigin="36522,1873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roundrect id="圆角矩形 41" o:spid="_x0000_s1072" style="position:absolute;left:36522;top:1873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42" o:spid="_x0000_s1073" style="position:absolute;left:37001;top:1960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4" type="#_x0000_t202" style="position:absolute;left:37019;top:19029;width:16282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" filled="f" stroked="f">
                      <v:textbox>
                        <w:txbxContent>
                          <w:p w14:paraId="7DA94CE9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Manager</w:t>
                            </w:r>
                          </w:p>
                        </w:txbxContent>
                      </v:textbox>
                    </v:shape>
                  </v:group>
                  <v:group id="组合 73" o:spid="_x0000_s1075" style="position:absolute;top:35319;width:12739;height:4680" coordorigin=",3531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组合 74" o:spid="_x0000_s1076" style="position:absolute;top:35319;width:16990;height:5418" coordorigin=",3531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<v:roundrect id="圆角矩形 76" o:spid="_x0000_s1077" style="position:absolute;top:35319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78" style="position:absolute;left:478;top:3618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9" type="#_x0000_t202" style="position:absolute;left:497;top:35609;width:16281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" filled="f" stroked="f">
                      <v:textbox>
                        <w:txbxContent>
                          <w:p w14:paraId="108DE919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111" o:spid="_x0000_s1080" style="position:absolute;left:12223;top:26264;width:8642;height:8096" coordorigin="12223,26264" coordsize="7202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oval id="Oval 90" o:spid="_x0000_s1081" style="position:absolute;left:12353;top:26264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82" type="#_x0000_t202" style="position:absolute;left:12223;top:28136;width:720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    <v:textbox>
                        <w:txbxContent>
                          <w:p w14:paraId="65CF7003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HRIS</w:t>
                            </w:r>
                          </w:p>
                        </w:txbxContent>
                      </v:textbox>
                    </v:shape>
                  </v:group>
                  <v:line id="Line 104" o:spid="_x0000_s1083" style="position:absolute;flip:x;visibility:visible;mso-wrap-style:square" from="34525,11142" to="43001,1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qH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VMh/D+En+AnL8AAAD//wMAUEsBAi0AFAAGAAgAAAAhANvh9svuAAAAhQEAABMAAAAAAAAAAAAA&#10;AAAAAAAAAFtDb250ZW50X1R5cGVzXS54bWxQSwECLQAUAAYACAAAACEAWvQsW78AAAAVAQAACwAA&#10;AAAAAAAAAAAAAAAfAQAAX3JlbHMvLnJlbHNQSwECLQAUAAYACAAAACEAgHBah8MAAADbAAAADwAA&#10;AAAAAAAAAAAAAAAHAgAAZHJzL2Rvd25yZXYueG1sUEsFBgAAAAADAAMAtwAAAPcCAAAAAA==&#10;" strokecolor="#7f7f7f [1612]" strokeweight="1pt">
                    <v:stroke joinstyle="miter"/>
                  </v:line>
                  <v:group id="组合 83" o:spid="_x0000_s1084" style="position:absolute;left:65435;top:43994;width:4320;height:11706;rotation:-90" coordorigin="65435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">
                    <v:group id="组合 84" o:spid="_x0000_s1085" style="position:absolute;left:59649;top:49781;width:16990;height:5418;rotation:90" coordorigin="59648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">
                      <v:roundrect id="圆角矩形 87" o:spid="_x0000_s1086" style="position:absolute;left:59648;top:497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87" style="position:absolute;left:60127;top:506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88" type="#_x0000_t202" style="position:absolute;left:60079;top:5028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" filled="f" stroked="f"/>
                    <v:shape id="标题 4" o:spid="_x0000_s1089" type="#_x0000_t202" style="position:absolute;left:65435;top:44492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" filled="f" stroked="f">
                      <v:textbox style="layout-flow:vertical-ideographic">
                        <w:txbxContent>
                          <w:p w14:paraId="18ED97C3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Officer</w:t>
                            </w:r>
                          </w:p>
                        </w:txbxContent>
                      </v:textbox>
                    </v:shape>
                  </v:group>
                  <v:group id="组合 111" o:spid="_x0000_s1090" style="position:absolute;left:38681;top:26263;width:8636;height:7976" coordorigin="38681,26263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091" style="position:absolute;left:38812;top:26263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3W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wZdnZAK9/gUAAP//AwBQSwECLQAUAAYACAAAACEA2+H2y+4AAACFAQAAEwAAAAAAAAAA&#10;AAAAAAAAAAAAW0NvbnRlbnRfVHlwZXNdLnhtbFBLAQItABQABgAIAAAAIQBa9CxbvwAAABUBAAAL&#10;AAAAAAAAAAAAAAAAAB8BAABfcmVscy8ucmVsc1BLAQItABQABgAIAAAAIQCEZT3W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92" type="#_x0000_t202" style="position:absolute;left:38681;top:28135;width:7198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  <v:textbox>
                        <w:txbxContent>
                          <w:p w14:paraId="56D7BED2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</w:p>
                        </w:txbxContent>
                      </v:textbox>
                    </v:shape>
                  </v:group>
                  <v:group id="组合 73" o:spid="_x0000_s1093" style="position:absolute;left:61225;top:39081;width:12740;height:4680" coordorigin="61225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group id="组合 74" o:spid="_x0000_s1094" style="position:absolute;left:61225;top:39081;width:16991;height:5418" coordorigin="61225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<v:roundrect id="圆角矩形 76" o:spid="_x0000_s1095" style="position:absolute;left:61225;top:390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96" style="position:absolute;left:61704;top:399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97" type="#_x0000_t202" style="position:absolute;left:61722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" filled="f" stroked="f">
                      <v:textbox>
                        <w:txbxContent>
                          <w:p w14:paraId="47B3F3A4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(3p)</w:t>
                            </w:r>
                          </w:p>
                        </w:txbxContent>
                      </v:textbox>
                    </v:shape>
                  </v:group>
                  <v:group id="组合 111" o:spid="_x0000_s1098" style="position:absolute;left:63274;top:27018;width:8636;height:7976" coordorigin="63275,27018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oval id="Oval 108" o:spid="_x0000_s1099" style="position:absolute;left:63405;top:27018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zHQ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oZVnZAK9/gUAAP//AwBQSwECLQAUAAYACAAAACEA2+H2y+4AAACFAQAAEwAAAAAAAAAA&#10;AAAAAAAAAAAAW0NvbnRlbnRfVHlwZXNdLnhtbFBLAQItABQABgAIAAAAIQBa9CxbvwAAABUBAAAL&#10;AAAAAAAAAAAAAAAAAB8BAABfcmVscy8ucmVsc1BLAQItABQABgAIAAAAIQB6EzHQ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100" type="#_x0000_t202" style="position:absolute;left:63275;top:28890;width:7197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    <v:textbox>
                        <w:txbxContent>
                          <w:p w14:paraId="7B7728D0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Payroll</w:t>
                            </w:r>
                          </w:p>
                        </w:txbxContent>
                      </v:textbox>
                    </v:shape>
                  </v:group>
                  <v:group id="组合 73" o:spid="_x0000_s1101" style="position:absolute;left:36742;top:39081;width:12740;height:4680" coordorigin="36742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group id="组合 74" o:spid="_x0000_s1102" style="position:absolute;left:36742;top:39081;width:16991;height:5418" coordorigin="36742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roundrect id="圆角矩形 76" o:spid="_x0000_s1103" style="position:absolute;left:36742;top:390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4" style="position:absolute;left:37221;top:399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05" type="#_x0000_t202" style="position:absolute;left:37239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" filled="f" stroked="f">
                      <v:textbox>
                        <w:txbxContent>
                          <w:p w14:paraId="4957FBD4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73" o:spid="_x0000_s1106" style="position:absolute;left:19355;top:39015;width:12740;height:4680" coordorigin="19355,39015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组合 74" o:spid="_x0000_s1107" style="position:absolute;left:19355;top:39015;width:16991;height:5418" coordorigin="19355,39015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roundrect id="圆角矩形 76" o:spid="_x0000_s1108" style="position:absolute;left:19355;top:39015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9" style="position:absolute;left:19834;top:39881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10" type="#_x0000_t202" style="position:absolute;left:19853;top:39304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" filled="f" stroked="f">
                      <v:textbox>
                        <w:txbxContent>
                          <w:p w14:paraId="6B7BE23C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</v:group>
                <v:rect id="Rectangle 120" o:spid="_x0000_s1111" style="position:absolute;left:-954;width:67025;height:43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cI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4qvz+gEdv0LAAD//wMAUEsBAi0AFAAGAAgAAAAhANvh9svuAAAAhQEAABMAAAAAAAAA&#10;AAAAAAAAAAAAAFtDb250ZW50X1R5cGVzXS54bWxQSwECLQAUAAYACAAAACEAWvQsW78AAAAVAQAA&#10;CwAAAAAAAAAAAAAAAAAfAQAAX3JlbHMvLnJlbHNQSwECLQAUAAYACAAAACEAjnwnCMYAAADcAAAA&#10;DwAAAAAAAAAAAAAAAAAHAgAAZHJzL2Rvd25yZXYueG1sUEsFBgAAAAADAAMAtwAAAPoCAAAAAA==&#10;" filled="f" strokecolor="black [3213]" strokeweight="1pt"/>
                <w10:wrap type="topAndBottom"/>
              </v:group>
            </w:pict>
          </mc:Fallback>
        </mc:AlternateContent>
      </w:r>
    </w:p>
    <w:p w14:paraId="17110FFB" w14:textId="79B86C3B" w:rsidR="007C5568" w:rsidRDefault="00962A40" w:rsidP="00991A87">
      <w:pPr>
        <w:pStyle w:val="a0"/>
      </w:pPr>
      <w:bookmarkStart w:id="23" w:name="_Toc424818804"/>
      <w:r w:rsidRPr="00CE7F46">
        <w:rPr>
          <w:cs/>
        </w:rPr>
        <w:t>ภาพที่</w:t>
      </w:r>
      <w:r w:rsidR="002E4699" w:rsidRPr="00CE7F46">
        <w:rPr>
          <w:cs/>
        </w:rPr>
        <w:t xml:space="preserve"> </w:t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STYLEREF 1 \s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1</w:t>
      </w:r>
      <w:r w:rsidR="000D216D" w:rsidRPr="00CE7F46">
        <w:rPr>
          <w:noProof/>
        </w:rPr>
        <w:fldChar w:fldCharType="end"/>
      </w:r>
      <w:r w:rsidR="00530FE1" w:rsidRPr="00CE7F46">
        <w:noBreakHyphen/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SEQ </w:instrText>
      </w:r>
      <w:r w:rsidR="000D216D" w:rsidRPr="00CE7F46">
        <w:rPr>
          <w:noProof/>
          <w:cs/>
        </w:rPr>
        <w:instrText xml:space="preserve">ภาพที่ </w:instrText>
      </w:r>
      <w:r w:rsidR="000D216D" w:rsidRPr="00CE7F46">
        <w:rPr>
          <w:noProof/>
        </w:rPr>
        <w:instrText xml:space="preserve">\* ARABIC \s 1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3</w:t>
      </w:r>
      <w:r w:rsidR="000D216D" w:rsidRPr="00CE7F46">
        <w:rPr>
          <w:noProof/>
        </w:rPr>
        <w:fldChar w:fldCharType="end"/>
      </w:r>
      <w:r w:rsidR="007C5568" w:rsidRPr="00CE7F46">
        <w:rPr>
          <w:cs/>
        </w:rPr>
        <w:t xml:space="preserve">  โครงสร้างการบริหารของ</w:t>
      </w:r>
      <w:bookmarkEnd w:id="23"/>
      <w:r w:rsidR="00CE7F46" w:rsidRPr="00CE7F46">
        <w:rPr>
          <w:rFonts w:hint="cs"/>
          <w:cs/>
        </w:rPr>
        <w:t>องค์กร</w:t>
      </w:r>
    </w:p>
    <w:p w14:paraId="049ECA68" w14:textId="77777777" w:rsidR="00004A78" w:rsidRPr="00004A78" w:rsidRDefault="00004A78" w:rsidP="00004A78">
      <w:pPr>
        <w:spacing w:line="240" w:lineRule="auto"/>
        <w:ind w:firstLine="720"/>
        <w:jc w:val="left"/>
        <w:rPr>
          <w:noProof/>
          <w:cs/>
        </w:rPr>
      </w:pPr>
      <w:r w:rsidRPr="00004A78">
        <w:rPr>
          <w:cs/>
        </w:rPr>
        <w:t xml:space="preserve">จากภาพที่ 1-3 </w:t>
      </w:r>
      <w:r w:rsidRPr="00004A78">
        <w:rPr>
          <w:rFonts w:hint="cs"/>
          <w:cs/>
        </w:rPr>
        <w:t>เป็นแผนผังโครงสร้างการบริหารของส่วนงานภายในองค์กร ซึ่ง</w:t>
      </w:r>
      <w:r>
        <w:rPr>
          <w:rFonts w:hint="cs"/>
          <w:cs/>
        </w:rPr>
        <w:t>ประกอบไปด้วยส่วนงานต่าง ๆ</w:t>
      </w:r>
    </w:p>
    <w:p w14:paraId="5AC7B06D" w14:textId="77777777" w:rsidR="00534FA4" w:rsidRPr="007E1467" w:rsidRDefault="007C5568" w:rsidP="00991A87">
      <w:pPr>
        <w:pStyle w:val="Heading3"/>
        <w:rPr>
          <w:color w:val="FF0000"/>
        </w:rPr>
      </w:pPr>
      <w:bookmarkStart w:id="24" w:name="_Toc409752696"/>
      <w:bookmarkStart w:id="25" w:name="_Toc409753108"/>
      <w:bookmarkStart w:id="26" w:name="_Toc416273301"/>
      <w:bookmarkStart w:id="27" w:name="_Toc416341099"/>
      <w:bookmarkStart w:id="28" w:name="_Toc420265796"/>
      <w:bookmarkStart w:id="29" w:name="_Toc420387289"/>
      <w:bookmarkStart w:id="30" w:name="_Toc420485885"/>
      <w:bookmarkStart w:id="31" w:name="_Toc420525042"/>
      <w:bookmarkStart w:id="32" w:name="_Toc420734852"/>
      <w:bookmarkStart w:id="33" w:name="_Toc420739345"/>
      <w:bookmarkStart w:id="34" w:name="_Toc453667459"/>
      <w:bookmarkStart w:id="35" w:name="_Toc453683018"/>
      <w:bookmarkStart w:id="36" w:name="_Toc453683430"/>
      <w:bookmarkStart w:id="37" w:name="_Toc453683690"/>
      <w:bookmarkStart w:id="38" w:name="_Toc487543078"/>
      <w:r w:rsidRPr="007E1467">
        <w:rPr>
          <w:cs/>
        </w:rPr>
        <w:t>ผลิตภัณฑ์ ผลิตผล หรือการให้บริการของ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CE7F46">
        <w:rPr>
          <w:rFonts w:hint="cs"/>
          <w:cs/>
        </w:rPr>
        <w:t>บริษัท สยาม เด็นโซ่ แมนูแฟคเจอริ่ง จำกัด</w:t>
      </w:r>
      <w:bookmarkEnd w:id="34"/>
      <w:bookmarkEnd w:id="35"/>
      <w:bookmarkEnd w:id="36"/>
      <w:bookmarkEnd w:id="37"/>
      <w:bookmarkEnd w:id="38"/>
    </w:p>
    <w:p w14:paraId="39C82BBA" w14:textId="77777777" w:rsidR="00AC09E3" w:rsidRPr="007E1467" w:rsidRDefault="00004A78" w:rsidP="00991A87">
      <w:pPr>
        <w:spacing w:line="240" w:lineRule="auto"/>
        <w:ind w:firstLine="720"/>
        <w:rPr>
          <w:ins w:id="39" w:author="Pahommie" w:date="2014-11-04T15:33:00Z"/>
          <w:color w:val="FF0000"/>
        </w:rPr>
      </w:pPr>
      <w:r w:rsidRPr="00F111B7">
        <w:rPr>
          <w:rFonts w:hint="cs"/>
          <w:color w:val="333333"/>
          <w:cs/>
        </w:rPr>
        <w:t>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</w:p>
    <w:p w14:paraId="4F424826" w14:textId="77777777" w:rsidR="001C2674" w:rsidRPr="007E1467" w:rsidRDefault="001C2674" w:rsidP="00991A87">
      <w:pPr>
        <w:pStyle w:val="Heading3"/>
      </w:pPr>
      <w:bookmarkStart w:id="40" w:name="_Toc409387116"/>
      <w:bookmarkStart w:id="41" w:name="_Toc410779696"/>
      <w:bookmarkStart w:id="42" w:name="_Toc413338020"/>
      <w:bookmarkStart w:id="43" w:name="_Toc420387290"/>
      <w:bookmarkStart w:id="44" w:name="_Toc420485886"/>
      <w:bookmarkStart w:id="45" w:name="_Toc420525043"/>
      <w:bookmarkStart w:id="46" w:name="_Toc420734853"/>
      <w:bookmarkStart w:id="47" w:name="_Toc420739346"/>
      <w:bookmarkStart w:id="48" w:name="_Toc453667460"/>
      <w:bookmarkStart w:id="49" w:name="_Toc453683019"/>
      <w:bookmarkStart w:id="50" w:name="_Toc453683431"/>
      <w:bookmarkStart w:id="51" w:name="_Toc453683691"/>
      <w:bookmarkStart w:id="52" w:name="_Toc487543079"/>
      <w:r w:rsidRPr="007E1467">
        <w:rPr>
          <w:cs/>
        </w:rPr>
        <w:t>ตำแหน่งงานและลักษณะงานที่ได้รับมอบหมาย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3CD6C1E1" w14:textId="4937B8E2" w:rsidR="001C2674" w:rsidRPr="00984C73" w:rsidRDefault="00004A78" w:rsidP="003B63A3">
      <w:pPr>
        <w:ind w:firstLine="720"/>
        <w:rPr>
          <w:cs/>
        </w:rPr>
      </w:pPr>
      <w:r w:rsidRPr="00984C73">
        <w:rPr>
          <w:rFonts w:hint="cs"/>
          <w:cs/>
        </w:rPr>
        <w:t>ต</w:t>
      </w:r>
      <w:r w:rsidR="00984C73" w:rsidRPr="00984C73">
        <w:rPr>
          <w:rFonts w:hint="cs"/>
          <w:cs/>
        </w:rPr>
        <w:t>ำแหน่ง</w:t>
      </w:r>
      <w:r w:rsidR="00984C73">
        <w:rPr>
          <w:rFonts w:hint="cs"/>
          <w:cs/>
        </w:rPr>
        <w:t xml:space="preserve">งานที่ได้รับมอบหมายคือ </w:t>
      </w:r>
      <w:r w:rsidR="00984C73">
        <w:t xml:space="preserve">Programmer </w:t>
      </w:r>
      <w:r w:rsidR="00984C73">
        <w:rPr>
          <w:rFonts w:hint="cs"/>
          <w:cs/>
        </w:rPr>
        <w:t>ลักษณะงานที่ได้รับมอบหมายคือ พัฒนา และเขียนโปรแกรมด้วยภาษาตามรูปแบบที่บริษัทได้กำหนด โดยงานที่ได้รับมอบหมายคือการพัฒนาระบบจัดการห้องสมุดภายให้แก่ห้องสมุดของบริษัท</w:t>
      </w:r>
    </w:p>
    <w:p w14:paraId="15D8BA0B" w14:textId="11235A85" w:rsidR="001C2674" w:rsidRDefault="00476DB7" w:rsidP="00991A87">
      <w:pPr>
        <w:pStyle w:val="Heading3"/>
      </w:pPr>
      <w:bookmarkStart w:id="53" w:name="_Toc409387117"/>
      <w:bookmarkStart w:id="54" w:name="_Toc410779697"/>
      <w:bookmarkStart w:id="55" w:name="_Toc413338021"/>
      <w:bookmarkStart w:id="56" w:name="_Toc420387291"/>
      <w:bookmarkStart w:id="57" w:name="_Toc420485887"/>
      <w:bookmarkStart w:id="58" w:name="_Toc420525044"/>
      <w:bookmarkStart w:id="59" w:name="_Toc420734854"/>
      <w:bookmarkStart w:id="60" w:name="_Toc420739347"/>
      <w:bookmarkStart w:id="61" w:name="_Toc453667461"/>
      <w:bookmarkStart w:id="62" w:name="_Toc453683020"/>
      <w:bookmarkStart w:id="63" w:name="_Toc453683432"/>
      <w:bookmarkStart w:id="64" w:name="_Toc453683692"/>
      <w:bookmarkStart w:id="65" w:name="_Toc487543080"/>
      <w:r w:rsidRPr="007E1467">
        <w:rPr>
          <w:cs/>
        </w:rPr>
        <w:lastRenderedPageBreak/>
        <w:t>ข้อ</w:t>
      </w:r>
      <w:r w:rsidR="001C2674" w:rsidRPr="007E1467">
        <w:rPr>
          <w:cs/>
        </w:rPr>
        <w:t>มูลพนักงานที่ปรึกษา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45448C8" w14:textId="38DEA78F" w:rsidR="00416E20" w:rsidRPr="00416E20" w:rsidRDefault="00416E20" w:rsidP="00416E20">
      <w:pPr>
        <w:ind w:firstLine="720"/>
      </w:pPr>
      <w:r>
        <w:rPr>
          <w:rFonts w:hint="cs"/>
          <w:cs/>
        </w:rPr>
        <w:t>พนักงานที่ให้คำปรึกษา และให้การช่วยเหลือ</w:t>
      </w:r>
      <w:r>
        <w:t xml:space="preserve"> </w:t>
      </w:r>
      <w:r>
        <w:rPr>
          <w:rFonts w:hint="cs"/>
          <w:cs/>
        </w:rPr>
        <w:t xml:space="preserve">คือ </w:t>
      </w:r>
      <w:r>
        <w:t xml:space="preserve">Mrs.Kantima Hattharak </w:t>
      </w:r>
      <w:r>
        <w:rPr>
          <w:rFonts w:hint="cs"/>
          <w:cs/>
        </w:rPr>
        <w:t xml:space="preserve">ตำแหน่ง </w:t>
      </w:r>
      <w:r>
        <w:t xml:space="preserve">staff </w:t>
      </w:r>
      <w:r>
        <w:rPr>
          <w:rFonts w:hint="cs"/>
          <w:cs/>
        </w:rPr>
        <w:t xml:space="preserve">แผนก </w:t>
      </w:r>
      <w:r>
        <w:t>Human Resources</w:t>
      </w:r>
      <w:r w:rsidR="006222EE">
        <w:rPr>
          <w:rFonts w:hint="cs"/>
          <w:cs/>
        </w:rPr>
        <w:t xml:space="preserve"> โทรศัพท์ +66</w:t>
      </w:r>
      <w:r w:rsidR="006222EE">
        <w:t>(0) 87-610-9966 E-mail kantima_h@sdm.denso.co.th</w:t>
      </w:r>
    </w:p>
    <w:p w14:paraId="58643383" w14:textId="77777777" w:rsidR="001C2674" w:rsidRPr="007E1467" w:rsidRDefault="001C2674" w:rsidP="00991A87">
      <w:pPr>
        <w:pStyle w:val="Heading3"/>
      </w:pPr>
      <w:bookmarkStart w:id="66" w:name="_Toc409387123"/>
      <w:bookmarkStart w:id="67" w:name="_Toc410779703"/>
      <w:bookmarkStart w:id="68" w:name="_Toc413338023"/>
      <w:bookmarkStart w:id="69" w:name="_Toc420387293"/>
      <w:bookmarkStart w:id="70" w:name="_Toc420485889"/>
      <w:bookmarkStart w:id="71" w:name="_Toc420525046"/>
      <w:bookmarkStart w:id="72" w:name="_Toc420734856"/>
      <w:bookmarkStart w:id="73" w:name="_Toc420739349"/>
      <w:bookmarkStart w:id="74" w:name="_Toc453667463"/>
      <w:bookmarkStart w:id="75" w:name="_Toc453683022"/>
      <w:bookmarkStart w:id="76" w:name="_Toc453683434"/>
      <w:bookmarkStart w:id="77" w:name="_Toc453683694"/>
      <w:bookmarkStart w:id="78" w:name="_Toc487543082"/>
      <w:r w:rsidRPr="007E1467">
        <w:rPr>
          <w:cs/>
        </w:rPr>
        <w:t>ระยะเวลาการปฏิบัติงาน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71918FD" w14:textId="176F971A" w:rsidR="00E15127" w:rsidRPr="00984C73" w:rsidRDefault="003F54BB" w:rsidP="003B63A3">
      <w:pPr>
        <w:ind w:firstLine="720"/>
        <w:rPr>
          <w:cs/>
        </w:rPr>
      </w:pPr>
      <w:r w:rsidRPr="00984C73">
        <w:rPr>
          <w:cs/>
        </w:rPr>
        <w:t xml:space="preserve">การปฏิบัติการสหกิจศึกษาสำหรับภาคการเรียนที่ </w:t>
      </w:r>
      <w:r w:rsidRPr="00984C73">
        <w:t>1</w:t>
      </w:r>
      <w:r w:rsidRPr="00984C73">
        <w:rPr>
          <w:cs/>
        </w:rPr>
        <w:t xml:space="preserve"> ประจำปีการศึกษา </w:t>
      </w:r>
      <w:r w:rsidR="0072715B" w:rsidRPr="00984C73">
        <w:t>256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ระยะเวลานับต</w:t>
      </w:r>
      <w:r w:rsidR="0053375D" w:rsidRPr="00984C73">
        <w:rPr>
          <w:cs/>
        </w:rPr>
        <w:t>ั้งแต่ วันที่ 1 สิงหาคม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ถึงวันที่ </w:t>
      </w:r>
      <w:r w:rsidR="008476ED">
        <w:rPr>
          <w:rFonts w:hint="cs"/>
          <w:cs/>
        </w:rPr>
        <w:t>21</w:t>
      </w:r>
      <w:r w:rsidR="0053375D" w:rsidRPr="00984C73">
        <w:rPr>
          <w:cs/>
        </w:rPr>
        <w:t xml:space="preserve"> พฤศจิกายน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รวมทั้งสิ้นเป็นระยะเวลา 4 เดือน จำนวน 16 สัปดาห์</w:t>
      </w:r>
    </w:p>
    <w:p w14:paraId="1191A4A1" w14:textId="40F9EE19" w:rsidR="001C2674" w:rsidRPr="007E1467" w:rsidRDefault="003F54BB" w:rsidP="00991A87">
      <w:pPr>
        <w:pStyle w:val="Heading2"/>
      </w:pPr>
      <w:bookmarkStart w:id="79" w:name="_Toc420265805"/>
      <w:bookmarkStart w:id="80" w:name="_Toc487543084"/>
      <w:r w:rsidRPr="007E1467">
        <w:rPr>
          <w:cs/>
        </w:rPr>
        <w:t>ปัญหาหรือความจำเป็นใน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79"/>
      <w:bookmarkEnd w:id="80"/>
    </w:p>
    <w:p w14:paraId="1B658138" w14:textId="77777777" w:rsidR="00A843B6" w:rsidRDefault="00A843B6" w:rsidP="003F5D59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="00BA3A13"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="00BA3A13" w:rsidRPr="00232A1A">
        <w:rPr>
          <w:rFonts w:hint="cs"/>
          <w:color w:val="333333"/>
        </w:rPr>
        <w:t>Gasoline Injector</w:t>
      </w:r>
      <w:r w:rsidR="00BA3A13" w:rsidRPr="005A091F">
        <w:rPr>
          <w:rFonts w:hint="cs"/>
          <w:color w:val="333333"/>
          <w:sz w:val="36"/>
          <w:szCs w:val="36"/>
        </w:rPr>
        <w:t>)</w:t>
      </w:r>
      <w:r w:rsidR="00BA3A13">
        <w:rPr>
          <w:rFonts w:hint="cs"/>
          <w:color w:val="333333"/>
          <w:sz w:val="36"/>
          <w:szCs w:val="36"/>
          <w:cs/>
        </w:rPr>
        <w:t xml:space="preserve"> </w:t>
      </w:r>
      <w:r w:rsidR="006E4D27"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="006E4D27" w:rsidRPr="006E4D27">
        <w:rPr>
          <w:rFonts w:hint="cs"/>
          <w:color w:val="333333"/>
        </w:rPr>
        <w:t xml:space="preserve">3 </w:t>
      </w:r>
      <w:r w:rsidR="006E4D27"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 w:rsidR="00232A1A">
        <w:rPr>
          <w:rFonts w:hint="cs"/>
          <w:color w:val="333333"/>
          <w:cs/>
        </w:rPr>
        <w:t>โดย</w:t>
      </w:r>
      <w:r w:rsidR="004417FD">
        <w:rPr>
          <w:rFonts w:hint="cs"/>
          <w:color w:val="333333"/>
          <w:cs/>
        </w:rPr>
        <w:t>ทางบริษัทประกอบไปด้วยหลากหลายฝ่าย หนึ่งในนั้นคือ</w:t>
      </w:r>
      <w:r w:rsidR="00232A1A">
        <w:rPr>
          <w:rFonts w:hint="cs"/>
          <w:color w:val="333333"/>
          <w:cs/>
        </w:rPr>
        <w:t xml:space="preserve"> </w:t>
      </w:r>
      <w:r w:rsidR="004417FD">
        <w:rPr>
          <w:rFonts w:hint="cs"/>
          <w:color w:val="333333"/>
          <w:cs/>
        </w:rPr>
        <w:t>ฝ่าย</w:t>
      </w:r>
      <w:r w:rsidR="00232A1A">
        <w:rPr>
          <w:rFonts w:hint="cs"/>
          <w:color w:val="333333"/>
          <w:cs/>
        </w:rPr>
        <w:t>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</w:t>
      </w:r>
      <w:r w:rsidR="00AC52D6">
        <w:rPr>
          <w:rFonts w:hint="cs"/>
          <w:color w:val="333333"/>
          <w:cs/>
        </w:rPr>
        <w:t xml:space="preserve"> โดย</w:t>
      </w:r>
      <w:r w:rsidR="00AC52D6"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201AF4D2" w14:textId="5856F2C7" w:rsidR="00857C79" w:rsidRPr="007E1467" w:rsidRDefault="005D3830" w:rsidP="003B63A3">
      <w:pPr>
        <w:ind w:firstLine="720"/>
      </w:pPr>
      <w:r>
        <w:rPr>
          <w:rFonts w:hint="cs"/>
          <w:cs/>
        </w:rPr>
        <w:t>ซึ่งงานที่ผู้ปฏิบัติสหกิจศึกษาได้รับคือ ระบบห้องสมุด</w:t>
      </w:r>
      <w:r w:rsidR="00B61423">
        <w:rPr>
          <w:rFonts w:hint="cs"/>
          <w:cs/>
        </w:rPr>
        <w:t xml:space="preserve"> โดยการนำเทคโนโลยีมาปรับเปลี่ยนกระบวนการของห้องสมุดในแบบเก่า</w:t>
      </w:r>
      <w:r w:rsidR="009563BC">
        <w:rPr>
          <w:rFonts w:hint="cs"/>
          <w:cs/>
        </w:rPr>
        <w:t xml:space="preserve"> ให้มีความรวดเร็ว สะดวก และลดการใช้ทรัพยากร</w:t>
      </w:r>
      <w:bookmarkStart w:id="81" w:name="_Toc399842561"/>
    </w:p>
    <w:p w14:paraId="452EEDF6" w14:textId="77777777" w:rsidR="001C2674" w:rsidRPr="007E1467" w:rsidRDefault="001C2674" w:rsidP="00991A87">
      <w:pPr>
        <w:pStyle w:val="Heading2"/>
      </w:pPr>
      <w:bookmarkStart w:id="82" w:name="_Toc487543085"/>
      <w:r w:rsidRPr="007E1467">
        <w:rPr>
          <w:cs/>
        </w:rPr>
        <w:t>วัตถุประสงค์ของโครงงานสหกิจศึกษาที่ได้รับมอบหมาย</w:t>
      </w:r>
      <w:bookmarkEnd w:id="81"/>
      <w:bookmarkEnd w:id="82"/>
    </w:p>
    <w:p w14:paraId="346BCFC2" w14:textId="77777777" w:rsidR="003F54BB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เพื่อ</w:t>
      </w:r>
      <w:r w:rsidR="00AC52D6">
        <w:rPr>
          <w:rFonts w:cs="TH SarabunPSK" w:hint="cs"/>
          <w:szCs w:val="32"/>
          <w:cs/>
        </w:rPr>
        <w:t>พัฒนาระบบห้องสมุดภายใน</w:t>
      </w:r>
    </w:p>
    <w:p w14:paraId="270E13B4" w14:textId="77777777" w:rsidR="00857C79" w:rsidRPr="006E4D2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6E4D27">
        <w:rPr>
          <w:rFonts w:cs="TH SarabunPSK"/>
          <w:szCs w:val="32"/>
          <w:cs/>
        </w:rPr>
        <w:t>เพื่</w:t>
      </w:r>
      <w:r w:rsidR="006E4D27">
        <w:rPr>
          <w:rFonts w:cs="TH SarabunPSK" w:hint="cs"/>
          <w:szCs w:val="32"/>
          <w:cs/>
        </w:rPr>
        <w:t xml:space="preserve">อเพิ่มประสิทธิภาพการทำงานขององค์กร </w:t>
      </w:r>
    </w:p>
    <w:p w14:paraId="6216AC24" w14:textId="77777777" w:rsidR="00FD6457" w:rsidRPr="007E1467" w:rsidRDefault="00FD6457" w:rsidP="00991A87">
      <w:pPr>
        <w:pStyle w:val="Heading2"/>
      </w:pPr>
      <w:bookmarkStart w:id="83" w:name="_Toc487543086"/>
      <w:bookmarkStart w:id="84" w:name="_Toc420265807"/>
      <w:r w:rsidRPr="007E1467">
        <w:rPr>
          <w:cs/>
        </w:rPr>
        <w:t>เครื่องมือที่ใช้ในการพัฒนา</w:t>
      </w:r>
      <w:bookmarkEnd w:id="83"/>
    </w:p>
    <w:p w14:paraId="1AD6D36C" w14:textId="77777777" w:rsidR="006A71D3" w:rsidRPr="00B61423" w:rsidRDefault="006A71D3" w:rsidP="00991A87">
      <w:pPr>
        <w:spacing w:line="240" w:lineRule="auto"/>
        <w:ind w:firstLine="720"/>
        <w:rPr>
          <w:color w:val="222222"/>
          <w:shd w:val="clear" w:color="auto" w:fill="FFFFFF"/>
        </w:rPr>
      </w:pPr>
      <w:r w:rsidRPr="00B61423">
        <w:rPr>
          <w:rFonts w:hint="cs"/>
          <w:color w:val="222222"/>
          <w:shd w:val="clear" w:color="auto" w:fill="FFFFFF"/>
        </w:rPr>
        <w:t>HeidiSQL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 เป็นโปรแกรม ขนาดเล็ก ที่ใช้ติดต่อกับ </w:t>
      </w:r>
      <w:r w:rsidR="00B61423" w:rsidRPr="00B61423">
        <w:rPr>
          <w:rFonts w:hint="cs"/>
          <w:color w:val="222222"/>
          <w:shd w:val="clear" w:color="auto" w:fill="FFFFFF"/>
        </w:rPr>
        <w:t>SQL Server</w:t>
      </w:r>
      <w:r w:rsidR="00B61423">
        <w:rPr>
          <w:rFonts w:hint="cs"/>
          <w:color w:val="222222"/>
          <w:shd w:val="clear" w:color="auto" w:fill="FFFFFF"/>
          <w:cs/>
        </w:rPr>
        <w:t xml:space="preserve">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เพื่อบริหารและจัดการฐานข้อมูล </w:t>
      </w:r>
      <w:r w:rsidR="00B61423" w:rsidRPr="00B61423">
        <w:rPr>
          <w:rFonts w:hint="cs"/>
          <w:color w:val="222222"/>
          <w:shd w:val="clear" w:color="auto" w:fill="FFFFFF"/>
        </w:rPr>
        <w:t xml:space="preserve">MySQL/MSSQL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ทั้งที่อยู่ใน </w:t>
      </w:r>
      <w:r w:rsidR="00B61423" w:rsidRPr="00B61423">
        <w:rPr>
          <w:rFonts w:hint="cs"/>
          <w:color w:val="222222"/>
          <w:shd w:val="clear" w:color="auto" w:fill="FFFFFF"/>
        </w:rPr>
        <w:t xml:space="preserve">Localhost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และ บน </w:t>
      </w:r>
      <w:r w:rsidR="00B61423" w:rsidRPr="00B61423">
        <w:rPr>
          <w:rFonts w:hint="cs"/>
          <w:color w:val="222222"/>
          <w:shd w:val="clear" w:color="auto" w:fill="FFFFFF"/>
        </w:rPr>
        <w:t>Web Hosting</w:t>
      </w:r>
    </w:p>
    <w:p w14:paraId="3E7990C1" w14:textId="77777777" w:rsidR="006A71D3" w:rsidRDefault="006A71D3" w:rsidP="00991A87">
      <w:pPr>
        <w:spacing w:line="240" w:lineRule="auto"/>
        <w:ind w:firstLine="720"/>
      </w:pPr>
      <w:r>
        <w:t>Notepad++</w:t>
      </w:r>
    </w:p>
    <w:p w14:paraId="58B310A2" w14:textId="77777777" w:rsidR="006A71D3" w:rsidRPr="006A71D3" w:rsidRDefault="006A71D3" w:rsidP="00991A87">
      <w:pPr>
        <w:spacing w:line="240" w:lineRule="auto"/>
        <w:ind w:firstLine="720"/>
      </w:pPr>
      <w:r>
        <w:t>P</w:t>
      </w:r>
      <w:r w:rsidRPr="006A71D3">
        <w:t>owerpoint</w:t>
      </w:r>
    </w:p>
    <w:p w14:paraId="6891EC7E" w14:textId="2DD589E6" w:rsidR="001C2674" w:rsidRPr="007E1467" w:rsidRDefault="000F144E" w:rsidP="00991A87">
      <w:pPr>
        <w:pStyle w:val="Heading2"/>
      </w:pPr>
      <w:bookmarkStart w:id="85" w:name="_Toc487543087"/>
      <w:r w:rsidRPr="007E1467">
        <w:rPr>
          <w:cs/>
        </w:rPr>
        <w:lastRenderedPageBreak/>
        <w:t>ขอบเขตของงานสหกิจ</w:t>
      </w:r>
      <w:r w:rsidR="00D0744A" w:rsidRPr="007E1467">
        <w:rPr>
          <w:cs/>
        </w:rPr>
        <w:t>ศึกษา</w:t>
      </w:r>
      <w:r w:rsidRPr="007E1467">
        <w:rPr>
          <w:cs/>
        </w:rPr>
        <w:t>และข้อจำกัดของปัญหา</w:t>
      </w:r>
      <w:bookmarkEnd w:id="84"/>
      <w:bookmarkEnd w:id="85"/>
    </w:p>
    <w:p w14:paraId="412A8F37" w14:textId="31D29E3E" w:rsidR="001C2674" w:rsidRPr="007E1467" w:rsidRDefault="004F3DE0" w:rsidP="000C3A5B">
      <w:pPr>
        <w:spacing w:after="0" w:line="240" w:lineRule="auto"/>
        <w:ind w:firstLine="720"/>
        <w:rPr>
          <w:cs/>
        </w:rPr>
      </w:pPr>
      <w:r>
        <w:rPr>
          <w:rFonts w:hint="cs"/>
          <w:cs/>
        </w:rPr>
        <w:t>ในการปฏิบัติสหกิจศึกษาครั้งนี้ ผู้ปฏิบัติสหกิจศึกษาได้รับมอบหมายให้พัฒนาระบบ</w:t>
      </w:r>
      <w:r w:rsidR="008476ED">
        <w:rPr>
          <w:rFonts w:hint="cs"/>
          <w:cs/>
        </w:rPr>
        <w:t>จัดการ</w:t>
      </w:r>
      <w:r>
        <w:rPr>
          <w:rFonts w:hint="cs"/>
          <w:cs/>
        </w:rPr>
        <w:t xml:space="preserve">ห้องสมุดภายในองค์กร </w:t>
      </w:r>
      <w:r w:rsidR="003E310D">
        <w:rPr>
          <w:rFonts w:hint="cs"/>
          <w:cs/>
        </w:rPr>
        <w:t>โดยมีขอบเขตการพัฒนาดังต่อไปนี้</w:t>
      </w:r>
    </w:p>
    <w:p w14:paraId="18C50AF9" w14:textId="780D8317" w:rsidR="001C2674" w:rsidRDefault="008476ED" w:rsidP="00991A87">
      <w:pPr>
        <w:pStyle w:val="Heading3"/>
      </w:pPr>
      <w:r>
        <w:rPr>
          <w:rFonts w:hint="cs"/>
          <w:cs/>
        </w:rPr>
        <w:t>ขอบเขตของระบบ</w:t>
      </w:r>
    </w:p>
    <w:p w14:paraId="396B1001" w14:textId="38DD80FA" w:rsidR="008476ED" w:rsidRDefault="008476ED" w:rsidP="008476ED">
      <w:pPr>
        <w:ind w:firstLine="709"/>
      </w:pPr>
      <w:r>
        <w:rPr>
          <w:rFonts w:hint="cs"/>
          <w:cs/>
        </w:rPr>
        <w:t>ผู้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ได้รับมอบหมายให้พัฒนาระบบจัดการห้องสมุดร่วมกับเพื่อนร่วมทีม ซึ่งประกอบไปด้วย มอดูลการยืม การคืน และชำระเงิน มอดูลการเข้าสู่ระบบ มอดูลของการเพิ่มข้อมูลพื้นฐาน มอดูลรายงาน โดยมีรายละเอียดดังนี้</w:t>
      </w:r>
    </w:p>
    <w:p w14:paraId="24A9CB1E" w14:textId="4CE44205" w:rsidR="00AF4866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1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มอดูลการเข้าสู่ระบบ</w:t>
      </w:r>
    </w:p>
    <w:p w14:paraId="6BC59527" w14:textId="0B510B88" w:rsidR="00AF4866" w:rsidRDefault="00AF4866" w:rsidP="00AF4866">
      <w:pPr>
        <w:ind w:left="720" w:firstLine="720"/>
      </w:pPr>
      <w:r>
        <w:rPr>
          <w:rFonts w:hint="cs"/>
          <w:cs/>
        </w:rPr>
        <w:t>เป็นมอดูลในการเข้าใช้งานระบบจัดการห้องสมุดของพนักงาน ซึ่งสามารถแบ่งสิทธิการเข้าถึงได้ 2 กรณี คือ</w:t>
      </w:r>
    </w:p>
    <w:p w14:paraId="6D208A5C" w14:textId="46C4EB43" w:rsidR="00AF4866" w:rsidRDefault="00AF4866" w:rsidP="00AF4866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ผู้ใช้งานทั่วไป โดยสามารถเข้าถึงข้อมูลการใช้ห้องสมุดของตนเอง</w:t>
      </w:r>
    </w:p>
    <w:p w14:paraId="3B65026E" w14:textId="1875214A" w:rsidR="00AF4866" w:rsidRPr="008476ED" w:rsidRDefault="00AF4866" w:rsidP="00AF4866">
      <w:pPr>
        <w:ind w:left="709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 ผู้ใช้งานที่เป็น</w:t>
      </w:r>
      <w:r w:rsidR="00354EEE">
        <w:rPr>
          <w:rFonts w:hint="cs"/>
          <w:cs/>
        </w:rPr>
        <w:t xml:space="preserve">แอดมิน </w:t>
      </w:r>
      <w:r>
        <w:rPr>
          <w:rFonts w:hint="cs"/>
          <w:cs/>
        </w:rPr>
        <w:t>โดยสามารถจัดการการยืม การคืน การชำระเงิน และจัดการข้อมูลพื้นฐานต่าง ๆ</w:t>
      </w:r>
    </w:p>
    <w:p w14:paraId="4EA60AFC" w14:textId="74F5D6B2" w:rsidR="008476ED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2</w:t>
      </w:r>
      <w:r w:rsidR="008476ED" w:rsidRPr="00416E20">
        <w:rPr>
          <w:rFonts w:hint="cs"/>
          <w:b/>
          <w:bCs/>
          <w:cs/>
        </w:rPr>
        <w:t xml:space="preserve">) </w:t>
      </w:r>
      <w:r w:rsidR="003E310D" w:rsidRPr="00416E20">
        <w:rPr>
          <w:rFonts w:hint="cs"/>
          <w:b/>
          <w:bCs/>
          <w:cs/>
        </w:rPr>
        <w:t>ม</w:t>
      </w:r>
      <w:r w:rsidRPr="00416E20">
        <w:rPr>
          <w:rFonts w:hint="cs"/>
          <w:b/>
          <w:bCs/>
          <w:cs/>
        </w:rPr>
        <w:t>อ</w:t>
      </w:r>
      <w:r w:rsidR="003E310D" w:rsidRPr="00416E20">
        <w:rPr>
          <w:rFonts w:hint="cs"/>
          <w:b/>
          <w:bCs/>
          <w:cs/>
        </w:rPr>
        <w:t>ดูล</w:t>
      </w:r>
      <w:r w:rsidR="008476ED" w:rsidRPr="00416E20">
        <w:rPr>
          <w:rFonts w:hint="cs"/>
          <w:b/>
          <w:bCs/>
          <w:cs/>
        </w:rPr>
        <w:t>การยืม การคืน และชำระเงิน</w:t>
      </w:r>
    </w:p>
    <w:p w14:paraId="02CF4050" w14:textId="63494F40" w:rsidR="008476ED" w:rsidRDefault="008476ED" w:rsidP="00354EEE">
      <w:pPr>
        <w:ind w:left="709" w:firstLine="720"/>
      </w:pPr>
      <w:r>
        <w:rPr>
          <w:rFonts w:hint="cs"/>
          <w:cs/>
        </w:rPr>
        <w:t>เป็นมอดูลที่จัดในส่วนของการยืม การคืน และชำระเงิน</w:t>
      </w:r>
      <w:r w:rsidR="00AF4866">
        <w:rPr>
          <w:rFonts w:hint="cs"/>
          <w:cs/>
        </w:rPr>
        <w:t xml:space="preserve"> </w:t>
      </w:r>
      <w:r w:rsidR="00354EEE">
        <w:rPr>
          <w:rFonts w:hint="cs"/>
          <w:cs/>
        </w:rPr>
        <w:t>จะเป็นในส่วนของแอดมิน โดยสามารถดำเนินการได้ดังนี้</w:t>
      </w:r>
    </w:p>
    <w:p w14:paraId="19F2064D" w14:textId="74E8831F" w:rsidR="00354EEE" w:rsidRDefault="00354EEE" w:rsidP="00354EEE">
      <w:pPr>
        <w:ind w:left="709" w:firstLine="720"/>
      </w:pPr>
      <w:r>
        <w:rPr>
          <w:rFonts w:hint="cs"/>
          <w:cs/>
        </w:rPr>
        <w:t>1. แอดมินสามารถทำการยืม และคืนหนังสือให้แก่ผู้ใช้งาน โดยใช้รหัสพนักงาน และรหัสหนังสือ</w:t>
      </w:r>
    </w:p>
    <w:p w14:paraId="16FB4396" w14:textId="19F7DAFB" w:rsidR="00354EEE" w:rsidRDefault="00354EEE" w:rsidP="00354EEE">
      <w:pPr>
        <w:ind w:left="709" w:firstLine="720"/>
      </w:pPr>
      <w:r>
        <w:rPr>
          <w:rFonts w:hint="cs"/>
          <w:cs/>
        </w:rPr>
        <w:t>2. แอดมินสามารถทำการชำระเงินให้แก่ผู้ใช้งาน</w:t>
      </w:r>
    </w:p>
    <w:p w14:paraId="54989C22" w14:textId="57C1BE9E" w:rsidR="00354EEE" w:rsidRPr="00416E20" w:rsidRDefault="00354EEE" w:rsidP="00354EEE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3</w:t>
      </w:r>
      <w:r w:rsidRPr="00416E20">
        <w:rPr>
          <w:b/>
          <w:bCs/>
        </w:rPr>
        <w:t>)</w:t>
      </w:r>
      <w:r w:rsidRPr="00416E20">
        <w:rPr>
          <w:rFonts w:hint="cs"/>
          <w:b/>
          <w:bCs/>
          <w:cs/>
        </w:rPr>
        <w:t xml:space="preserve"> มอดูลของการเพิ่มข้อมูลพื้นฐาน</w:t>
      </w:r>
    </w:p>
    <w:p w14:paraId="3EBA9EEC" w14:textId="1B0D0E44" w:rsidR="00354EEE" w:rsidRDefault="00354EEE" w:rsidP="00354EEE">
      <w:pPr>
        <w:ind w:left="709" w:firstLine="720"/>
      </w:pPr>
      <w:r>
        <w:rPr>
          <w:rFonts w:hint="cs"/>
          <w:cs/>
        </w:rPr>
        <w:t>เป็นมอดูลที่ใช้ในการเพิ่มข้อมูลพื้นฐานต่าง ๆ ซึ่งข้อมูลจะประกอบไปด้วย หนังสือ วารสาร โสตทัศนวัตถุ เป็นต้น</w:t>
      </w:r>
    </w:p>
    <w:p w14:paraId="5EE912E7" w14:textId="2B22D9F4" w:rsidR="00416E20" w:rsidRPr="00416E20" w:rsidRDefault="00416E20" w:rsidP="00416E20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4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มอดูลรายงาน</w:t>
      </w:r>
    </w:p>
    <w:p w14:paraId="73103117" w14:textId="4EB5040F" w:rsidR="00416E20" w:rsidRDefault="00416E20" w:rsidP="00416E20">
      <w:pPr>
        <w:ind w:left="709" w:firstLine="720"/>
      </w:pPr>
      <w:r>
        <w:rPr>
          <w:rFonts w:hint="cs"/>
          <w:cs/>
        </w:rPr>
        <w:t xml:space="preserve">เป็นมอดูลที่ใช้ในการเรียกดูข้อมูลในรูปแบบของรายงานไฟล์ </w:t>
      </w:r>
      <w:r>
        <w:t xml:space="preserve">excel </w:t>
      </w:r>
      <w:r>
        <w:rPr>
          <w:rFonts w:hint="cs"/>
          <w:cs/>
        </w:rPr>
        <w:t>โดยรายงานจจะประกอบไปด้วย</w:t>
      </w:r>
    </w:p>
    <w:p w14:paraId="5A1255BF" w14:textId="097CFBF6" w:rsidR="00416E20" w:rsidRDefault="00416E20" w:rsidP="00416E20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รายงานการค้างส่ง</w:t>
      </w:r>
    </w:p>
    <w:p w14:paraId="1ADABA4D" w14:textId="22745430" w:rsidR="00416E20" w:rsidRDefault="00416E20" w:rsidP="00416E20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2. รายงานหนังสือที่ถูกยืมมากที่สุด</w:t>
      </w:r>
    </w:p>
    <w:p w14:paraId="63CE6AEF" w14:textId="342831F1" w:rsidR="00416E20" w:rsidRDefault="00416E20" w:rsidP="00416E20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 รายงานผู้ที่ยืมหนังสือมากที่สุด</w:t>
      </w:r>
    </w:p>
    <w:p w14:paraId="2AF46523" w14:textId="77777777" w:rsidR="007B4B38" w:rsidRPr="007E1467" w:rsidRDefault="002D5466" w:rsidP="00991A87">
      <w:pPr>
        <w:pStyle w:val="Heading2"/>
      </w:pPr>
      <w:bookmarkStart w:id="86" w:name="_Toc410779715"/>
      <w:bookmarkStart w:id="87" w:name="_Toc413337320"/>
      <w:bookmarkStart w:id="88" w:name="_Toc413338035"/>
      <w:bookmarkStart w:id="89" w:name="_Toc420387307"/>
      <w:bookmarkStart w:id="90" w:name="_Toc420485903"/>
      <w:bookmarkStart w:id="91" w:name="_Toc420524901"/>
      <w:bookmarkStart w:id="92" w:name="_Toc420525060"/>
      <w:bookmarkStart w:id="93" w:name="_Toc420734870"/>
      <w:bookmarkStart w:id="94" w:name="_Toc420738573"/>
      <w:bookmarkStart w:id="95" w:name="_Toc420739143"/>
      <w:bookmarkStart w:id="96" w:name="_Toc420739363"/>
      <w:bookmarkStart w:id="97" w:name="_Toc420740484"/>
      <w:bookmarkStart w:id="98" w:name="_Toc424817231"/>
      <w:bookmarkStart w:id="99" w:name="_Toc424817913"/>
      <w:bookmarkStart w:id="100" w:name="_Toc453667211"/>
      <w:bookmarkStart w:id="101" w:name="_Toc453667475"/>
      <w:bookmarkStart w:id="102" w:name="_Toc453683034"/>
      <w:bookmarkStart w:id="103" w:name="_Toc453683374"/>
      <w:bookmarkStart w:id="104" w:name="_Toc453683446"/>
      <w:bookmarkStart w:id="105" w:name="_Toc453683706"/>
      <w:bookmarkStart w:id="106" w:name="_Toc487543094"/>
      <w:bookmarkStart w:id="107" w:name="_Toc420265817"/>
      <w:bookmarkStart w:id="108" w:name="_Toc48754309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7E1467">
        <w:rPr>
          <w:cs/>
        </w:rPr>
        <w:t>แผนใน</w:t>
      </w:r>
      <w:bookmarkEnd w:id="107"/>
      <w:r w:rsidR="003D63AD" w:rsidRPr="007E1467">
        <w:rPr>
          <w:cs/>
        </w:rPr>
        <w:t>การปฏิบัติงาน</w:t>
      </w:r>
      <w:r w:rsidR="00FF74A9" w:rsidRPr="007E1467">
        <w:rPr>
          <w:cs/>
        </w:rPr>
        <w:t>สหกิจศึกษา</w:t>
      </w:r>
      <w:bookmarkEnd w:id="108"/>
    </w:p>
    <w:p w14:paraId="7CD8C7E7" w14:textId="1282B81C" w:rsidR="00424A26" w:rsidRPr="00175B8C" w:rsidRDefault="00175B8C" w:rsidP="00991A87">
      <w:pPr>
        <w:pStyle w:val="a1"/>
        <w:ind w:firstLine="720"/>
      </w:pPr>
      <w:bookmarkStart w:id="109" w:name="_Toc420526494"/>
      <w:bookmarkStart w:id="110" w:name="_Toc420530166"/>
      <w:bookmarkStart w:id="111" w:name="_Toc420530185"/>
      <w:bookmarkStart w:id="112" w:name="_Toc420530461"/>
      <w:bookmarkStart w:id="113" w:name="_Toc420530480"/>
      <w:bookmarkStart w:id="114" w:name="_Toc420530499"/>
      <w:bookmarkStart w:id="115" w:name="_Toc420530518"/>
      <w:bookmarkStart w:id="116" w:name="_Toc420542593"/>
      <w:bookmarkStart w:id="117" w:name="_Toc420543124"/>
      <w:bookmarkStart w:id="118" w:name="_Toc420543186"/>
      <w:bookmarkStart w:id="119" w:name="_Toc424818439"/>
      <w:bookmarkStart w:id="120" w:name="_Toc487546662"/>
      <w:r w:rsidRPr="00175B8C">
        <w:rPr>
          <w:rFonts w:hint="cs"/>
          <w:cs/>
        </w:rPr>
        <w:t>การ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ในครั้งนี้ จะต้องมีการวางแผนที่เป็นระบบ เพื่อเป็นหลักในการดำเนินการปฏิบัติ โดยได้มีการวางแผนการดำเนินงานดังตารางที่ 1-1</w:t>
      </w:r>
      <w:r w:rsidR="005877DB" w:rsidRPr="00175B8C">
        <w:rPr>
          <w:cs/>
        </w:rPr>
        <w:t xml:space="preserve"> </w:t>
      </w:r>
    </w:p>
    <w:p w14:paraId="2379E11B" w14:textId="6BAA8995" w:rsidR="00C6788E" w:rsidRPr="007E1467" w:rsidRDefault="005F715F" w:rsidP="00B957B4">
      <w:pPr>
        <w:pStyle w:val="a1"/>
      </w:pPr>
      <w:r w:rsidRPr="007E1467">
        <w:rPr>
          <w:cs/>
        </w:rPr>
        <w:t xml:space="preserve">ตารางที่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402ED5">
        <w:rPr>
          <w:cs/>
        </w:rPr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ตารางที่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Pr="007E1467">
        <w:rPr>
          <w:cs/>
        </w:rPr>
        <w:t xml:space="preserve">  </w:t>
      </w:r>
      <w:r w:rsidR="00C6788E" w:rsidRPr="007E1467">
        <w:rPr>
          <w:cs/>
        </w:rPr>
        <w:t>แผนปฏิบัติงานสหกิจ</w:t>
      </w:r>
      <w:r w:rsidR="005F01E1" w:rsidRPr="007E1467">
        <w:rPr>
          <w:cs/>
        </w:rPr>
        <w:t>ศึกษา</w:t>
      </w:r>
      <w:r w:rsidR="00C6788E" w:rsidRPr="007E1467">
        <w:rPr>
          <w:cs/>
        </w:rPr>
        <w:t xml:space="preserve"> ครั้งที่ 1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tbl>
      <w:tblPr>
        <w:tblStyle w:val="TableGrid"/>
        <w:tblW w:w="5256" w:type="pct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4328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67"/>
        <w:gridCol w:w="236"/>
      </w:tblGrid>
      <w:tr w:rsidR="00794340" w:rsidRPr="00B34504" w14:paraId="235B36EA" w14:textId="0142A351" w:rsidTr="00733638">
        <w:trPr>
          <w:trHeight w:val="683"/>
          <w:tblHeader/>
          <w:jc w:val="center"/>
        </w:trPr>
        <w:tc>
          <w:tcPr>
            <w:tcW w:w="5000" w:type="pct"/>
            <w:gridSpan w:val="18"/>
          </w:tcPr>
          <w:p w14:paraId="747FF878" w14:textId="4342DA90" w:rsidR="00794340" w:rsidRPr="00B34504" w:rsidRDefault="00794340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733638" w:rsidRPr="00B34504" w14:paraId="26A1E672" w14:textId="6C6C0D93" w:rsidTr="00733638">
        <w:trPr>
          <w:trHeight w:val="803"/>
          <w:tblHeader/>
          <w:jc w:val="center"/>
        </w:trPr>
        <w:tc>
          <w:tcPr>
            <w:tcW w:w="2703" w:type="pct"/>
            <w:gridSpan w:val="2"/>
            <w:vAlign w:val="center"/>
          </w:tcPr>
          <w:p w14:paraId="7D567B82" w14:textId="77777777" w:rsidR="00794340" w:rsidRPr="00B34504" w:rsidRDefault="00794340" w:rsidP="00794340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580" w:type="pct"/>
            <w:gridSpan w:val="4"/>
            <w:vAlign w:val="center"/>
          </w:tcPr>
          <w:p w14:paraId="7D607F18" w14:textId="65656B4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579" w:type="pct"/>
            <w:gridSpan w:val="4"/>
            <w:vAlign w:val="center"/>
          </w:tcPr>
          <w:p w14:paraId="4D31E98C" w14:textId="129290F2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>
              <w:rPr>
                <w:rFonts w:eastAsiaTheme="minorEastAsia" w:hint="cs"/>
                <w:b/>
                <w:bCs/>
                <w:cs/>
              </w:rPr>
              <w:t>ก.ย.</w:t>
            </w:r>
          </w:p>
        </w:tc>
        <w:tc>
          <w:tcPr>
            <w:tcW w:w="579" w:type="pct"/>
            <w:gridSpan w:val="4"/>
            <w:vAlign w:val="center"/>
          </w:tcPr>
          <w:p w14:paraId="694CD3ED" w14:textId="1E23C68E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559" w:type="pct"/>
            <w:gridSpan w:val="4"/>
            <w:vAlign w:val="center"/>
          </w:tcPr>
          <w:p w14:paraId="0851C10F" w14:textId="7F850FA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733638" w:rsidRPr="00B34504" w14:paraId="32C61619" w14:textId="43680B48" w:rsidTr="00733638">
        <w:trPr>
          <w:trHeight w:val="458"/>
          <w:jc w:val="center"/>
        </w:trPr>
        <w:tc>
          <w:tcPr>
            <w:tcW w:w="383" w:type="pct"/>
            <w:vAlign w:val="center"/>
          </w:tcPr>
          <w:p w14:paraId="2C126A26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 w:rsidRPr="00B34504"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597EF943" w14:textId="3391F641" w:rsidR="00794340" w:rsidRPr="00B34504" w:rsidRDefault="00794340" w:rsidP="00794340">
            <w:pPr>
              <w:spacing w:befor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Project Identification</w:t>
            </w: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772D67C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66D05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252C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EEB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A55FBC" w14:textId="79F8C6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11C58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98888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A1882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F3922B" w14:textId="0ED986E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CB0664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56F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FA88E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23B30BF" w14:textId="436B1F9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EC766A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3C9E0E9" w14:textId="1412580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098590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19EE5EB" w14:textId="641061BC" w:rsidTr="00733638">
        <w:trPr>
          <w:trHeight w:val="404"/>
          <w:jc w:val="center"/>
        </w:trPr>
        <w:tc>
          <w:tcPr>
            <w:tcW w:w="383" w:type="pct"/>
            <w:vAlign w:val="center"/>
          </w:tcPr>
          <w:p w14:paraId="744A938C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6C0B5339" w14:textId="6A9ACCCC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Initiating and Planning</w:t>
            </w:r>
          </w:p>
        </w:tc>
        <w:tc>
          <w:tcPr>
            <w:tcW w:w="145" w:type="pct"/>
            <w:vAlign w:val="center"/>
          </w:tcPr>
          <w:p w14:paraId="0984AB2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ACE523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3930CE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9994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2C6234" w14:textId="03D34F6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FD51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7EE738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E8097C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1A75508" w14:textId="29640E2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59CE69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0D4EC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0F5C8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75E787" w14:textId="007BDE6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85848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53FF4CC" w14:textId="62B9B5E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38246A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5D75A8F9" w14:textId="17DD8150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7E71780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077D6D02" w14:textId="55870770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Analysis</w:t>
            </w:r>
          </w:p>
        </w:tc>
        <w:tc>
          <w:tcPr>
            <w:tcW w:w="145" w:type="pct"/>
            <w:vAlign w:val="center"/>
          </w:tcPr>
          <w:p w14:paraId="71CBAD0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F603C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6BDDF6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E4374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0C828D8" w14:textId="0AE214C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07E9D9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27DF8A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09135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DBAEF4B" w14:textId="264BBF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0CC51F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1F8BF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6AB47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77AD7CD" w14:textId="075E45E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39E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EB5BF38" w14:textId="623A7F7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27B68B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30C11C" w14:textId="21079CD1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0917074D" w14:textId="36F10A9D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4.</w:t>
            </w:r>
          </w:p>
        </w:tc>
        <w:tc>
          <w:tcPr>
            <w:tcW w:w="2319" w:type="pct"/>
            <w:noWrap/>
            <w:vAlign w:val="center"/>
          </w:tcPr>
          <w:p w14:paraId="537FCD8B" w14:textId="1F85D12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Database Design</w:t>
            </w:r>
          </w:p>
        </w:tc>
        <w:tc>
          <w:tcPr>
            <w:tcW w:w="145" w:type="pct"/>
            <w:vAlign w:val="center"/>
          </w:tcPr>
          <w:p w14:paraId="68FD2C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678B8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1C9C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9CA08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B15FFA" w14:textId="1CCAD00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8BBB4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4B0A0D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2B27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3A6F6BB" w14:textId="4E3755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2F1A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3D610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3734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7544BA2" w14:textId="33DA47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69E8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7E66EAE" w14:textId="3DFB293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3C17BD9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1BB1BD" w14:textId="75D2190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642C3DB" w14:textId="67FEC0A3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</w:p>
        </w:tc>
        <w:tc>
          <w:tcPr>
            <w:tcW w:w="2319" w:type="pct"/>
            <w:noWrap/>
            <w:vAlign w:val="center"/>
          </w:tcPr>
          <w:p w14:paraId="1A606CAC" w14:textId="2D36133A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Logical Design</w:t>
            </w:r>
          </w:p>
        </w:tc>
        <w:tc>
          <w:tcPr>
            <w:tcW w:w="145" w:type="pct"/>
            <w:vAlign w:val="center"/>
          </w:tcPr>
          <w:p w14:paraId="0035BA3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12B82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B01118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6D8B4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7BFE08" w14:textId="32C6FCB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82D6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09FE1E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83F741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83648AB" w14:textId="02E4A2A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8C3E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676E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9A9457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58E9CCB" w14:textId="4BC9D97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FDF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B21E35A" w14:textId="651C3E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18164DE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FCC3D73" w14:textId="2AB83BAA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E6A8E4D" w14:textId="7B641032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6.</w:t>
            </w:r>
          </w:p>
        </w:tc>
        <w:tc>
          <w:tcPr>
            <w:tcW w:w="2319" w:type="pct"/>
            <w:noWrap/>
            <w:vAlign w:val="center"/>
          </w:tcPr>
          <w:p w14:paraId="78E1CFA0" w14:textId="1C2D3121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Physical Design</w:t>
            </w:r>
          </w:p>
        </w:tc>
        <w:tc>
          <w:tcPr>
            <w:tcW w:w="145" w:type="pct"/>
            <w:vAlign w:val="center"/>
          </w:tcPr>
          <w:p w14:paraId="09E71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DD71B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0CF19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14DB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D30A43" w14:textId="129BB2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461AA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6E5CB2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35423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20560D2" w14:textId="5556923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23863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9395B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3FD20D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601A61" w14:textId="0DDA8A6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A5EEF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8E0B6A9" w14:textId="356FBAD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8D5B5E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DA1EF2E" w14:textId="39B16F1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E466AD8" w14:textId="2A00C798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7.</w:t>
            </w:r>
          </w:p>
        </w:tc>
        <w:tc>
          <w:tcPr>
            <w:tcW w:w="2319" w:type="pct"/>
            <w:noWrap/>
            <w:vAlign w:val="center"/>
          </w:tcPr>
          <w:p w14:paraId="7E7DCD43" w14:textId="4CD8471B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Mock up Interface Design &amp; Presentation</w:t>
            </w:r>
          </w:p>
        </w:tc>
        <w:tc>
          <w:tcPr>
            <w:tcW w:w="145" w:type="pct"/>
            <w:vAlign w:val="center"/>
          </w:tcPr>
          <w:p w14:paraId="3B3879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10D4A7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242611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A1DE7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32CF382" w14:textId="0D4672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F5B7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338A5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F1739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09FCE51" w14:textId="173A353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B0F14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0C82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E6BA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DBABA51" w14:textId="70E07B4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163F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F8A7471" w14:textId="470C048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700648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1D0340" w14:textId="151E7E3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86D1C14" w14:textId="459F01F1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8.</w:t>
            </w:r>
          </w:p>
        </w:tc>
        <w:tc>
          <w:tcPr>
            <w:tcW w:w="2319" w:type="pct"/>
            <w:noWrap/>
            <w:vAlign w:val="center"/>
          </w:tcPr>
          <w:p w14:paraId="1CDAFA64" w14:textId="1BAFCAF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Implement</w:t>
            </w:r>
          </w:p>
        </w:tc>
        <w:tc>
          <w:tcPr>
            <w:tcW w:w="145" w:type="pct"/>
            <w:vAlign w:val="center"/>
          </w:tcPr>
          <w:p w14:paraId="17C4A0F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26FC9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BF26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6F30F8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9FBB0C" w14:textId="76E0BE5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590BB9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89DE31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4BEE4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D6057B5" w14:textId="2918B1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6109D6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350776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625DCB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2411A022" w14:textId="2497FF3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732574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5339090C" w14:textId="7792D64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4DDBF92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991C87" w14:textId="0AF19DAB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20C09E9" w14:textId="0EC7FF1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9.</w:t>
            </w:r>
          </w:p>
        </w:tc>
        <w:tc>
          <w:tcPr>
            <w:tcW w:w="2319" w:type="pct"/>
            <w:noWrap/>
            <w:vAlign w:val="center"/>
          </w:tcPr>
          <w:p w14:paraId="72E4F39A" w14:textId="05C9C425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Maintenance</w:t>
            </w:r>
          </w:p>
        </w:tc>
        <w:tc>
          <w:tcPr>
            <w:tcW w:w="145" w:type="pct"/>
            <w:vAlign w:val="center"/>
          </w:tcPr>
          <w:p w14:paraId="546251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E43A5E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723D0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B201B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18E4F8" w14:textId="55A6CA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E9090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F76792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1CDFA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ADCC34F" w14:textId="0301BF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F9D1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EC3E8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9641F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23D8F8E" w14:textId="2591DB4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9916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6EB91CF7" w14:textId="414A11C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23A567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B5903A3" w14:textId="431375D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364B9D17" w14:textId="3629736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10.</w:t>
            </w:r>
          </w:p>
        </w:tc>
        <w:tc>
          <w:tcPr>
            <w:tcW w:w="2319" w:type="pct"/>
            <w:noWrap/>
            <w:vAlign w:val="center"/>
          </w:tcPr>
          <w:p w14:paraId="0DD65353" w14:textId="44C84362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Training users on a new system</w:t>
            </w:r>
          </w:p>
        </w:tc>
        <w:tc>
          <w:tcPr>
            <w:tcW w:w="145" w:type="pct"/>
            <w:vAlign w:val="center"/>
          </w:tcPr>
          <w:p w14:paraId="7247541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2C559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299824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A4972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2042A2F" w14:textId="19F86BB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449876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A3893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2F1C9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357103DE" w14:textId="6FBBF19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5E7458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7A2E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AC94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AE2082" w14:textId="0A6E187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BAE3F7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7221F24A" w14:textId="78F5759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5C9D4A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3177A49E" w14:textId="1951E1F7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3BCC5C2" w14:textId="58E0F970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11.</w:t>
            </w:r>
          </w:p>
        </w:tc>
        <w:tc>
          <w:tcPr>
            <w:tcW w:w="2319" w:type="pct"/>
            <w:noWrap/>
            <w:vAlign w:val="center"/>
          </w:tcPr>
          <w:p w14:paraId="4BFB4C50" w14:textId="35051A74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Help &amp; Support</w:t>
            </w:r>
          </w:p>
        </w:tc>
        <w:tc>
          <w:tcPr>
            <w:tcW w:w="145" w:type="pct"/>
            <w:vAlign w:val="center"/>
          </w:tcPr>
          <w:p w14:paraId="02AB72A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B8C450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31EBB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B4C6FA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8A8BA4" w14:textId="1EBA474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D1B5C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918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5EBE4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65B39FB" w14:textId="6267DF3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D7440F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ED8C9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580CB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4CC1193" w14:textId="43BF1B2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C7E74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53CB187F" w14:textId="66C55E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5567A5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</w:tbl>
    <w:p w14:paraId="45E1FC66" w14:textId="77777777" w:rsidR="009F7F5E" w:rsidRPr="007E1467" w:rsidRDefault="009F7F5E" w:rsidP="00991A87">
      <w:pPr>
        <w:pStyle w:val="Heading2"/>
      </w:pPr>
      <w:bookmarkStart w:id="121" w:name="_Toc420265823"/>
      <w:bookmarkStart w:id="122" w:name="_Toc487543096"/>
      <w:r w:rsidRPr="007E1467">
        <w:rPr>
          <w:cs/>
        </w:rPr>
        <w:lastRenderedPageBreak/>
        <w:t>ดัชนีชี้วัดความสำเร็จของ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121"/>
      <w:bookmarkEnd w:id="122"/>
    </w:p>
    <w:p w14:paraId="099CA070" w14:textId="77777777" w:rsidR="009F7F5E" w:rsidRPr="0042442F" w:rsidRDefault="009D2F58" w:rsidP="00991A87">
      <w:pPr>
        <w:spacing w:line="240" w:lineRule="auto"/>
        <w:ind w:firstLine="720"/>
        <w:rPr>
          <w:cs/>
        </w:rPr>
      </w:pPr>
      <w:r w:rsidRPr="0042442F">
        <w:rPr>
          <w:rFonts w:hint="cs"/>
          <w:cs/>
        </w:rPr>
        <w:t>ใน</w:t>
      </w:r>
      <w:r w:rsidR="0042442F">
        <w:rPr>
          <w:rFonts w:hint="cs"/>
          <w:cs/>
        </w:rPr>
        <w:t>การปฏิบัติงานสหกิจศึกษาของผู้ปฏิบัติ</w:t>
      </w:r>
      <w:r w:rsidR="004B5F60">
        <w:rPr>
          <w:rFonts w:hint="cs"/>
          <w:cs/>
        </w:rPr>
        <w:t>งาน</w:t>
      </w:r>
      <w:r w:rsidR="0042442F">
        <w:rPr>
          <w:rFonts w:hint="cs"/>
          <w:cs/>
        </w:rPr>
        <w:t>สหกิจศึกษาครั้งนี้ ได้กำหนดดัชนีชี้วัดความสำเร็จ ซึ่งมีจุดมุ่งหมายเพื่อพัฒนาซอฟต์แวร์ได้อย่างมีประสิทธิภาพ รวมไปถึงด้าน</w:t>
      </w:r>
      <w:r w:rsidR="004B5F60">
        <w:rPr>
          <w:rFonts w:hint="cs"/>
          <w:cs/>
        </w:rPr>
        <w:t>ระเบียบวินัย การปฏิบัติตามกฏเกณฑ์ ซึ่งมีรายละเอียดดังต่อไปนี้</w:t>
      </w:r>
    </w:p>
    <w:p w14:paraId="58C391D2" w14:textId="77777777" w:rsidR="009F7F5E" w:rsidRPr="004B5F60" w:rsidRDefault="004B5F60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สามารถ</w:t>
      </w:r>
      <w:r w:rsidR="007B1DF5">
        <w:rPr>
          <w:rFonts w:cs="TH SarabunPSK" w:hint="cs"/>
          <w:szCs w:val="32"/>
          <w:cs/>
        </w:rPr>
        <w:t>พัฒนาซอฟต์แวร์ได้ตรงตาม</w:t>
      </w:r>
      <w:r>
        <w:rPr>
          <w:rFonts w:cs="TH SarabunPSK" w:hint="cs"/>
          <w:szCs w:val="32"/>
          <w:cs/>
        </w:rPr>
        <w:t>ความต้องการ</w:t>
      </w:r>
      <w:r w:rsidR="007B1DF5">
        <w:rPr>
          <w:rFonts w:cs="TH SarabunPSK" w:hint="cs"/>
          <w:szCs w:val="32"/>
          <w:cs/>
        </w:rPr>
        <w:t xml:space="preserve"> โดยสามารถประเมินได้จากแบบสอบถามความพึงพอใจของพนักงาน ต้อง</w:t>
      </w:r>
      <w:r w:rsidR="00F90ABB">
        <w:rPr>
          <w:rFonts w:cs="TH SarabunPSK" w:hint="cs"/>
          <w:szCs w:val="32"/>
          <w:cs/>
        </w:rPr>
        <w:t>มีคะแนน</w:t>
      </w:r>
      <w:r w:rsidR="007B1DF5">
        <w:rPr>
          <w:rFonts w:cs="TH SarabunPSK" w:hint="cs"/>
          <w:szCs w:val="32"/>
          <w:cs/>
        </w:rPr>
        <w:t>ความ</w:t>
      </w:r>
      <w:r w:rsidR="00F90ABB">
        <w:rPr>
          <w:rFonts w:cs="TH SarabunPSK" w:hint="cs"/>
          <w:szCs w:val="32"/>
          <w:cs/>
        </w:rPr>
        <w:t>พึงพอใจไม่น้อยกว่าร้อยละ 90</w:t>
      </w:r>
    </w:p>
    <w:p w14:paraId="61BE1AC6" w14:textId="77777777" w:rsidR="00C5284F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มีวินัยในการทำงาน โดยสามารถประเมินได้จากข้อมูลการบันทึกการเข้างาน และออกงาน ต้องตรงต่อเวลาไม่น้อยกว่าร้อยละ 90</w:t>
      </w:r>
    </w:p>
    <w:p w14:paraId="551616F0" w14:textId="77777777" w:rsidR="00F90ABB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 w:rsidR="00DB1236">
        <w:rPr>
          <w:rFonts w:cs="TH SarabunPSK" w:hint="cs"/>
          <w:szCs w:val="32"/>
          <w:cs/>
        </w:rPr>
        <w:t>วิเคราะห์ ออกแบบ ซอฟต์แวร์</w:t>
      </w:r>
      <w:r w:rsidR="00D31A88">
        <w:rPr>
          <w:rFonts w:cs="TH SarabunPSK" w:hint="cs"/>
          <w:szCs w:val="32"/>
          <w:cs/>
        </w:rPr>
        <w:t xml:space="preserve"> โดยสามารถประเมินได้จากเอกสารการออกแบบสอดคล้องกับความต้องการ ต้องสอดคล้องไม่น้อยกว่าร้อยละ 80</w:t>
      </w:r>
    </w:p>
    <w:p w14:paraId="4B7ADC70" w14:textId="49258647" w:rsidR="006126F6" w:rsidRDefault="00D31A88" w:rsidP="004D57AD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ผู้</w:t>
      </w:r>
      <w:r w:rsidRPr="004B5F60">
        <w:rPr>
          <w:rFonts w:cs="TH SarabunPSK" w:hint="cs"/>
          <w:szCs w:val="32"/>
          <w:cs/>
        </w:rPr>
        <w:t>ปฏิบัติงานสหกิจศึกษา</w:t>
      </w:r>
      <w:r w:rsidR="00CC08E9">
        <w:rPr>
          <w:rFonts w:cs="TH SarabunPSK" w:hint="cs"/>
          <w:szCs w:val="32"/>
          <w:cs/>
        </w:rPr>
        <w:t>มีทักษะในการสื่อสาร โดยสามารถประเมินได้จากผลการทำงาน</w:t>
      </w:r>
      <w:r w:rsidR="001661AD">
        <w:rPr>
          <w:rFonts w:cs="TH SarabunPSK" w:hint="cs"/>
          <w:szCs w:val="32"/>
          <w:cs/>
        </w:rPr>
        <w:t>สอดคล้องตรงตามกับสิ่งที่ได้ตกลงกับพี่เลี้ยงหรือตรงตามแผนงาน</w:t>
      </w:r>
    </w:p>
    <w:p w14:paraId="5C2F4200" w14:textId="6319B674" w:rsidR="006126F6" w:rsidRPr="007E1467" w:rsidRDefault="006126F6" w:rsidP="003B63A3">
      <w:pPr>
        <w:pStyle w:val="Heading1"/>
        <w:numPr>
          <w:ilvl w:val="0"/>
          <w:numId w:val="0"/>
        </w:numPr>
        <w:spacing w:line="240" w:lineRule="auto"/>
      </w:pPr>
      <w:r>
        <w:rPr>
          <w:szCs w:val="32"/>
          <w:cs/>
        </w:rPr>
        <w:br w:type="page"/>
      </w:r>
      <w:bookmarkStart w:id="123" w:name="_Toc487543097"/>
      <w:bookmarkStart w:id="124" w:name="_Toc420525067"/>
      <w:r w:rsidR="003B63A3" w:rsidRPr="003B63A3">
        <w:rPr>
          <w:rFonts w:hint="cs"/>
          <w:cs/>
        </w:rPr>
        <w:lastRenderedPageBreak/>
        <w:t>บทที่ 2</w:t>
      </w:r>
      <w:r w:rsidRPr="003B63A3">
        <w:rPr>
          <w:cs/>
        </w:rPr>
        <w:br/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DE6053" wp14:editId="38222D84">
                <wp:simplePos x="0" y="0"/>
                <wp:positionH relativeFrom="column">
                  <wp:posOffset>5596172</wp:posOffset>
                </wp:positionH>
                <wp:positionV relativeFrom="paragraph">
                  <wp:posOffset>-650875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BBEA4" id="Rectangle 128" o:spid="_x0000_s1026" style="position:absolute;margin-left:440.65pt;margin-top:-51.25pt;width:36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" fillcolor="white [3212]" stroked="f" strokeweight="1pt"/>
            </w:pict>
          </mc:Fallback>
        </mc:AlternateContent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38E0DF" wp14:editId="2B177C2B">
                <wp:simplePos x="0" y="0"/>
                <wp:positionH relativeFrom="column">
                  <wp:posOffset>5142865</wp:posOffset>
                </wp:positionH>
                <wp:positionV relativeFrom="paragraph">
                  <wp:posOffset>-763905</wp:posOffset>
                </wp:positionV>
                <wp:extent cx="457200" cy="457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06256" id="Rectangle 11" o:spid="_x0000_s1026" style="position:absolute;margin-left:404.95pt;margin-top:-60.15pt;width:36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" fillcolor="white [3212]" stroked="f" strokeweight="1pt"/>
            </w:pict>
          </mc:Fallback>
        </mc:AlternateContent>
      </w:r>
      <w:r w:rsidRPr="007E1467">
        <w:rPr>
          <w:cs/>
        </w:rPr>
        <w:br/>
        <w:t>หลักการและทฤษฎีที่เกี่ยวข้อง</w:t>
      </w:r>
      <w:bookmarkEnd w:id="123"/>
      <w:bookmarkEnd w:id="124"/>
    </w:p>
    <w:p w14:paraId="1C03D0B2" w14:textId="77777777" w:rsidR="006126F6" w:rsidRPr="006D547E" w:rsidRDefault="006126F6" w:rsidP="006126F6">
      <w:pPr>
        <w:spacing w:after="0" w:line="240" w:lineRule="auto"/>
        <w:ind w:firstLine="709"/>
      </w:pPr>
      <w:bookmarkStart w:id="125" w:name="_Toc399842565"/>
      <w:r w:rsidRPr="006D547E">
        <w:rPr>
          <w:rFonts w:hint="cs"/>
          <w:cs/>
        </w:rPr>
        <w:t>ใน</w:t>
      </w:r>
      <w:r>
        <w:rPr>
          <w:rFonts w:hint="cs"/>
          <w:cs/>
        </w:rPr>
        <w:t>ส่วนนี้จะกล่าวถึงรายละเอียดของหลักการ และทฤษฎีที่เกี่ยวข้องที่ใช้ในการพัฒนาเว็บแอปพลิเคชันรวมไปถึงเครื่องมือที่ใช้ในการพัฒนา ซึ่งการปฏิบัติงานสหกิจศึกษานั้นจำเป็นที่จะต้องมีความรู้ความเข้าใจในส่วนของทฤษฎี และเครื่องมือที่ใช้ในการพัฒนา โดยผู้ปฏิบัติงานสหกิจศึกษาได้มีการศึกษาในส่วนของระบบจจัดการห้องสมุดเดิม เพื่อใช้ในการพัฒนาระบบใหม่ให้มีประสิทธิภาพ และฟังก์ชันการทำงานที่ครบถ้วน</w:t>
      </w:r>
    </w:p>
    <w:p w14:paraId="5969F635" w14:textId="255F3D7F" w:rsidR="006126F6" w:rsidRPr="00420730" w:rsidRDefault="00420730" w:rsidP="00420730">
      <w:pPr>
        <w:rPr>
          <w:b/>
          <w:bCs/>
          <w:sz w:val="36"/>
          <w:szCs w:val="36"/>
        </w:rPr>
      </w:pPr>
      <w:bookmarkStart w:id="126" w:name="_Toc487543098"/>
      <w:r>
        <w:rPr>
          <w:rFonts w:hint="cs"/>
          <w:b/>
          <w:bCs/>
          <w:sz w:val="36"/>
          <w:szCs w:val="36"/>
          <w:cs/>
        </w:rPr>
        <w:t>2.1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นิยามศัพท์</w:t>
      </w:r>
      <w:bookmarkEnd w:id="125"/>
      <w:r w:rsidR="006126F6" w:rsidRPr="00420730">
        <w:rPr>
          <w:b/>
          <w:bCs/>
          <w:sz w:val="36"/>
          <w:szCs w:val="36"/>
          <w:cs/>
        </w:rPr>
        <w:t>เฉพาะ</w:t>
      </w:r>
      <w:bookmarkEnd w:id="126"/>
    </w:p>
    <w:p w14:paraId="51173C46" w14:textId="77777777" w:rsidR="006126F6" w:rsidRPr="007E1467" w:rsidRDefault="006126F6" w:rsidP="006126F6">
      <w:pPr>
        <w:spacing w:after="0" w:line="240" w:lineRule="auto"/>
        <w:ind w:firstLine="709"/>
        <w:rPr>
          <w:color w:val="FF0000"/>
        </w:rPr>
      </w:pPr>
      <w:r>
        <w:rPr>
          <w:rFonts w:hint="cs"/>
          <w:cs/>
        </w:rPr>
        <w:t>ในส่วนของระบบจัดการห้องสมุดนี้จะมีฟังก์ชันการทำงานในหลาย ๆ ส่วน ซึ่งในแต่ละส่วนก็มีทั้งคำศัพท์ที่ใช้ในชีวิตประจำวันปกติ และคำศัพท์ที่นิยายเพื่อใช้กับระบบโดยเฉพาะ เพื่อให้มีความเข้าใจที่ตรงกันจึงจำเป็นที่จะต้องมีการอธิบายนิยายศัพท์ในส่วนนี้</w:t>
      </w:r>
    </w:p>
    <w:p w14:paraId="03702E4A" w14:textId="516EEF13" w:rsidR="006126F6" w:rsidRPr="007E1467" w:rsidRDefault="006126F6" w:rsidP="006126F6">
      <w:pPr>
        <w:pStyle w:val="a1"/>
      </w:pPr>
      <w:bookmarkStart w:id="127" w:name="_Toc420526498"/>
      <w:bookmarkStart w:id="128" w:name="_Toc420530170"/>
      <w:bookmarkStart w:id="129" w:name="_Toc420530189"/>
      <w:bookmarkStart w:id="130" w:name="_Toc420530465"/>
      <w:bookmarkStart w:id="131" w:name="_Toc420530484"/>
      <w:bookmarkStart w:id="132" w:name="_Toc420530503"/>
      <w:bookmarkStart w:id="133" w:name="_Toc420530522"/>
      <w:bookmarkStart w:id="134" w:name="_Toc420542597"/>
      <w:bookmarkStart w:id="135" w:name="_Toc420543128"/>
      <w:bookmarkStart w:id="136" w:name="_Toc420543190"/>
      <w:bookmarkStart w:id="137" w:name="_Toc424818441"/>
      <w:bookmarkStart w:id="138" w:name="_Toc487546664"/>
      <w:r w:rsidRPr="007E1467">
        <w:rPr>
          <w:cs/>
        </w:rPr>
        <w:t xml:space="preserve">ตารางที่ </w:t>
      </w:r>
      <w:r w:rsidR="004F6F1E">
        <w:rPr>
          <w:noProof/>
        </w:rPr>
        <w:fldChar w:fldCharType="begin"/>
      </w:r>
      <w:r w:rsidR="004F6F1E">
        <w:rPr>
          <w:noProof/>
        </w:rPr>
        <w:instrText xml:space="preserve"> STYLEREF 1 \s </w:instrText>
      </w:r>
      <w:r w:rsidR="004F6F1E">
        <w:rPr>
          <w:noProof/>
        </w:rPr>
        <w:fldChar w:fldCharType="separate"/>
      </w:r>
      <w:r w:rsidR="003B63A3">
        <w:rPr>
          <w:noProof/>
        </w:rPr>
        <w:t>0</w:t>
      </w:r>
      <w:r w:rsidR="004F6F1E">
        <w:rPr>
          <w:noProof/>
        </w:rPr>
        <w:fldChar w:fldCharType="end"/>
      </w:r>
      <w:r>
        <w:rPr>
          <w:cs/>
        </w:rPr>
        <w:noBreakHyphen/>
      </w:r>
      <w:r w:rsidR="004F6F1E">
        <w:rPr>
          <w:noProof/>
        </w:rPr>
        <w:fldChar w:fldCharType="begin"/>
      </w:r>
      <w:r w:rsidR="004F6F1E">
        <w:rPr>
          <w:noProof/>
        </w:rPr>
        <w:instrText xml:space="preserve"> SEQ </w:instrText>
      </w:r>
      <w:r w:rsidR="004F6F1E">
        <w:rPr>
          <w:noProof/>
          <w:cs/>
        </w:rPr>
        <w:instrText xml:space="preserve">ตารางที่ </w:instrText>
      </w:r>
      <w:r w:rsidR="004F6F1E">
        <w:rPr>
          <w:noProof/>
        </w:rPr>
        <w:instrText xml:space="preserve">\* ARABIC \s 1 </w:instrText>
      </w:r>
      <w:r w:rsidR="004F6F1E">
        <w:rPr>
          <w:noProof/>
        </w:rPr>
        <w:fldChar w:fldCharType="separate"/>
      </w:r>
      <w:r w:rsidR="003B63A3">
        <w:rPr>
          <w:noProof/>
        </w:rPr>
        <w:t>1</w:t>
      </w:r>
      <w:r w:rsidR="004F6F1E">
        <w:rPr>
          <w:noProof/>
        </w:rPr>
        <w:fldChar w:fldCharType="end"/>
      </w:r>
      <w:r w:rsidRPr="007E1467">
        <w:rPr>
          <w:cs/>
        </w:rPr>
        <w:t xml:space="preserve">  คำศัพท์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r w:rsidRPr="007E1467">
        <w:rPr>
          <w:cs/>
        </w:rPr>
        <w:t>เฉพาะ</w:t>
      </w:r>
      <w:bookmarkEnd w:id="137"/>
      <w:bookmarkEnd w:id="13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6126F6" w:rsidRPr="007E1467" w14:paraId="5E8D9F46" w14:textId="77777777" w:rsidTr="004F6F1E">
        <w:tc>
          <w:tcPr>
            <w:tcW w:w="539" w:type="pct"/>
          </w:tcPr>
          <w:p w14:paraId="01AC6CBB" w14:textId="77777777" w:rsidR="006126F6" w:rsidRPr="000B4692" w:rsidRDefault="006126F6" w:rsidP="004F6F1E">
            <w:pPr>
              <w:jc w:val="center"/>
              <w:rPr>
                <w:b/>
                <w:bCs/>
                <w:cs/>
              </w:rPr>
            </w:pPr>
            <w:r w:rsidRPr="000B4692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14:paraId="4ED3FCFA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14:paraId="359CE1C2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ความหมาย</w:t>
            </w:r>
          </w:p>
        </w:tc>
      </w:tr>
      <w:tr w:rsidR="006126F6" w:rsidRPr="007E1467" w14:paraId="438D4541" w14:textId="77777777" w:rsidTr="004F6F1E">
        <w:tc>
          <w:tcPr>
            <w:tcW w:w="539" w:type="pct"/>
          </w:tcPr>
          <w:p w14:paraId="7A242B6D" w14:textId="77777777" w:rsidR="006126F6" w:rsidRPr="007E1467" w:rsidRDefault="006126F6" w:rsidP="004F6F1E">
            <w:pPr>
              <w:jc w:val="center"/>
            </w:pPr>
            <w:ins w:id="139" w:author="Pahommie" w:date="2014-11-06T16:36:00Z">
              <w:r w:rsidRPr="007E1467">
                <w:t>1</w:t>
              </w:r>
              <w:r w:rsidRPr="007E1467">
                <w:rPr>
                  <w:cs/>
                </w:rPr>
                <w:t>.</w:t>
              </w:r>
            </w:ins>
          </w:p>
        </w:tc>
        <w:tc>
          <w:tcPr>
            <w:tcW w:w="1573" w:type="pct"/>
          </w:tcPr>
          <w:p w14:paraId="58A2DD1F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ค้างส่ง</w:t>
            </w:r>
          </w:p>
        </w:tc>
        <w:tc>
          <w:tcPr>
            <w:tcW w:w="2888" w:type="pct"/>
          </w:tcPr>
          <w:p w14:paraId="7B09D715" w14:textId="77777777" w:rsidR="006126F6" w:rsidRPr="007E1467" w:rsidRDefault="006126F6" w:rsidP="004F6F1E">
            <w:r>
              <w:rPr>
                <w:rFonts w:hint="cs"/>
                <w:cs/>
              </w:rPr>
              <w:t>สถานะของหนังสือเมื่อเลยกำหนดเวลาที่ต้องคืน</w:t>
            </w:r>
          </w:p>
        </w:tc>
      </w:tr>
      <w:tr w:rsidR="006126F6" w:rsidRPr="007E1467" w14:paraId="268632C5" w14:textId="77777777" w:rsidTr="004F6F1E">
        <w:tc>
          <w:tcPr>
            <w:tcW w:w="539" w:type="pct"/>
          </w:tcPr>
          <w:p w14:paraId="1DA69593" w14:textId="77777777" w:rsidR="006126F6" w:rsidRPr="007E1467" w:rsidRDefault="006126F6" w:rsidP="004F6F1E">
            <w:pPr>
              <w:jc w:val="center"/>
            </w:pPr>
            <w:ins w:id="140" w:author="Pahommie" w:date="2014-11-06T16:37:00Z">
              <w:r w:rsidRPr="007E1467">
                <w:rPr>
                  <w:cs/>
                </w:rPr>
                <w:t>2.</w:t>
              </w:r>
            </w:ins>
          </w:p>
        </w:tc>
        <w:tc>
          <w:tcPr>
            <w:tcW w:w="1573" w:type="pct"/>
          </w:tcPr>
          <w:p w14:paraId="1AC4DC6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คืนหนังสือนอกเวลา</w:t>
            </w:r>
          </w:p>
        </w:tc>
        <w:tc>
          <w:tcPr>
            <w:tcW w:w="2888" w:type="pct"/>
          </w:tcPr>
          <w:p w14:paraId="0D483782" w14:textId="77777777" w:rsidR="006126F6" w:rsidRPr="007E1467" w:rsidRDefault="006126F6" w:rsidP="004F6F1E">
            <w:r>
              <w:rPr>
                <w:rFonts w:hint="cs"/>
                <w:cs/>
              </w:rPr>
              <w:t>การคืนหนังสือที่ไม่ได้อยู่ในเวลาทำการของห้องสมุด</w:t>
            </w:r>
          </w:p>
        </w:tc>
      </w:tr>
      <w:tr w:rsidR="006126F6" w:rsidRPr="007E1467" w14:paraId="2129924D" w14:textId="77777777" w:rsidTr="004F6F1E">
        <w:tc>
          <w:tcPr>
            <w:tcW w:w="539" w:type="pct"/>
          </w:tcPr>
          <w:p w14:paraId="0556806B" w14:textId="77777777" w:rsidR="006126F6" w:rsidRPr="007E1467" w:rsidRDefault="006126F6" w:rsidP="004F6F1E">
            <w:pPr>
              <w:jc w:val="center"/>
              <w:rPr>
                <w:cs/>
              </w:rPr>
            </w:pPr>
            <w:r w:rsidRPr="007E1467">
              <w:rPr>
                <w:cs/>
              </w:rPr>
              <w:t>3.</w:t>
            </w:r>
          </w:p>
        </w:tc>
        <w:tc>
          <w:tcPr>
            <w:tcW w:w="1573" w:type="pct"/>
          </w:tcPr>
          <w:p w14:paraId="62893BF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เลขเรียกหนังสือ</w:t>
            </w:r>
          </w:p>
        </w:tc>
        <w:tc>
          <w:tcPr>
            <w:tcW w:w="2888" w:type="pct"/>
          </w:tcPr>
          <w:p w14:paraId="45CE94A7" w14:textId="77777777" w:rsidR="006126F6" w:rsidRPr="007E1467" w:rsidRDefault="006126F6" w:rsidP="004F6F1E">
            <w:r>
              <w:rPr>
                <w:rFonts w:hint="cs"/>
                <w:cs/>
              </w:rPr>
              <w:t>ชุดตัวเลขเพื่อบ่งบอกหนังสือแต่ละเล่ม</w:t>
            </w:r>
          </w:p>
        </w:tc>
      </w:tr>
    </w:tbl>
    <w:p w14:paraId="7C9DB494" w14:textId="3F1BD575" w:rsidR="006126F6" w:rsidRDefault="006126F6" w:rsidP="006126F6">
      <w:pPr>
        <w:spacing w:before="0" w:after="160"/>
        <w:jc w:val="left"/>
        <w:rPr>
          <w:cs/>
        </w:rPr>
      </w:pPr>
    </w:p>
    <w:p w14:paraId="29D8AF0A" w14:textId="77777777" w:rsidR="006126F6" w:rsidRDefault="006126F6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8BFDBAF" w14:textId="4EF6CB98" w:rsidR="006126F6" w:rsidRPr="00420730" w:rsidRDefault="00420730" w:rsidP="00420730">
      <w:pPr>
        <w:rPr>
          <w:b/>
          <w:bCs/>
          <w:sz w:val="36"/>
          <w:szCs w:val="36"/>
        </w:rPr>
      </w:pPr>
      <w:bookmarkStart w:id="141" w:name="_Toc420265829"/>
      <w:bookmarkStart w:id="142" w:name="_Toc487543099"/>
      <w:bookmarkStart w:id="143" w:name="_Toc399842567"/>
      <w:r>
        <w:rPr>
          <w:rFonts w:hint="cs"/>
          <w:b/>
          <w:bCs/>
          <w:sz w:val="36"/>
          <w:szCs w:val="36"/>
          <w:cs/>
        </w:rPr>
        <w:lastRenderedPageBreak/>
        <w:t>2.2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งานวิจัยหรือบทความที่เกี่ยวข้อง</w:t>
      </w:r>
      <w:bookmarkEnd w:id="141"/>
      <w:bookmarkEnd w:id="142"/>
      <w:del w:id="144" w:author="Pahommie" w:date="2014-11-05T16:46:00Z">
        <w:r w:rsidR="006126F6" w:rsidRPr="00420730" w:rsidDel="006E0AB5">
          <w:rPr>
            <w:b/>
            <w:bCs/>
            <w:sz w:val="36"/>
            <w:szCs w:val="36"/>
            <w:cs/>
          </w:rPr>
          <w:delText xml:space="preserve"> </w:delText>
        </w:r>
      </w:del>
      <w:bookmarkEnd w:id="143"/>
    </w:p>
    <w:p w14:paraId="735BCC98" w14:textId="4C9F869E" w:rsidR="006126F6" w:rsidRPr="00E520BE" w:rsidRDefault="004F0FB0" w:rsidP="006126F6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ภายในองค์กรได้มีการใช้</w:t>
      </w:r>
      <w:r w:rsidR="00C978F2">
        <w:rPr>
          <w:rFonts w:hint="cs"/>
          <w:cs/>
        </w:rPr>
        <w:t>ระบบจัดการห้องสมุด</w:t>
      </w:r>
      <w:r>
        <w:rPr>
          <w:rFonts w:hint="cs"/>
          <w:cs/>
        </w:rPr>
        <w:t xml:space="preserve">เดิมที่มีการจัดซื้อจากบริษัทอื่นเข้ามาใช้งานเมื่อหลายปีก่อน จนปัจจุบันได้เลิกใช้ไปแล้ว และต้องจัดการแบบ </w:t>
      </w:r>
      <w:r>
        <w:t xml:space="preserve">manual </w:t>
      </w:r>
      <w:r>
        <w:rPr>
          <w:rFonts w:hint="cs"/>
          <w:cs/>
        </w:rPr>
        <w:t>แทน ซึ่งทางผู้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ได้มีการศึกษาระบบข้างต้นจากเอกสาร </w:t>
      </w:r>
      <w:r>
        <w:t>manual</w:t>
      </w:r>
      <w:r w:rsidR="00620F70">
        <w:rPr>
          <w:rFonts w:hint="cs"/>
          <w:cs/>
        </w:rPr>
        <w:t xml:space="preserve"> ที่ได้มีการจัดทำขึ้นมา ผลที่ได้คือระบบเป็นระบบที่ค่อนข้างเก่า ฟังก์ชันการทำงานหลาย ๆ ฟังก์ชันไม่สอดคล้อง ณ ปัจจุบัน จึงมีการเลือกฟังก์ชันการทำงานบางส่วนมาพัฒนาดังนี้ </w:t>
      </w:r>
      <w:r w:rsidR="007F4BA4">
        <w:rPr>
          <w:rFonts w:hint="cs"/>
          <w:cs/>
        </w:rPr>
        <w:t>การยืม การคืน การชำระเงิน การจัดการหนังสือ การจจัดการข้อมูลพื้นฐาน และรายงาน</w:t>
      </w:r>
    </w:p>
    <w:p w14:paraId="0E0780BF" w14:textId="54C639EF" w:rsidR="006126F6" w:rsidRPr="00420730" w:rsidRDefault="00420730" w:rsidP="00420730">
      <w:pPr>
        <w:rPr>
          <w:b/>
          <w:bCs/>
          <w:sz w:val="36"/>
          <w:szCs w:val="36"/>
        </w:rPr>
      </w:pPr>
      <w:bookmarkStart w:id="145" w:name="_Toc420265877"/>
      <w:bookmarkStart w:id="146" w:name="_Toc487543106"/>
      <w:r>
        <w:rPr>
          <w:rFonts w:hint="cs"/>
          <w:b/>
          <w:bCs/>
          <w:sz w:val="36"/>
          <w:szCs w:val="36"/>
          <w:cs/>
        </w:rPr>
        <w:t>2.3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เครื่องมือและเทคโนโลยีที่ใช้ใน</w:t>
      </w:r>
      <w:bookmarkEnd w:id="145"/>
      <w:r w:rsidR="006126F6" w:rsidRPr="00420730">
        <w:rPr>
          <w:b/>
          <w:bCs/>
          <w:sz w:val="36"/>
          <w:szCs w:val="36"/>
          <w:cs/>
        </w:rPr>
        <w:t>การปฏิบัติงานสหกิจศึกษา</w:t>
      </w:r>
      <w:bookmarkEnd w:id="146"/>
    </w:p>
    <w:p w14:paraId="50E2D3FC" w14:textId="19D5B959" w:rsidR="006126F6" w:rsidRPr="007E1467" w:rsidRDefault="006126F6" w:rsidP="003B63A3">
      <w:pPr>
        <w:ind w:firstLine="720"/>
        <w:rPr>
          <w:color w:val="FF0000"/>
        </w:rPr>
      </w:pPr>
      <w:bookmarkStart w:id="147" w:name="_Toc409387145"/>
      <w:bookmarkStart w:id="148" w:name="_Toc410779730"/>
      <w:bookmarkStart w:id="149" w:name="_Toc413338050"/>
      <w:bookmarkStart w:id="150" w:name="_Toc420387325"/>
      <w:bookmarkStart w:id="151" w:name="_Toc420485921"/>
      <w:bookmarkStart w:id="152" w:name="_Toc420525078"/>
      <w:bookmarkStart w:id="153" w:name="_Toc420734887"/>
      <w:bookmarkStart w:id="154" w:name="_Toc420739380"/>
      <w:r>
        <w:rPr>
          <w:rFonts w:hint="cs"/>
          <w:cs/>
        </w:rPr>
        <w:t xml:space="preserve">การพัฒนาระบบสารสนเทศให้ดำเนินไปได้อย่างมีประสิทธิภาพนั้นจำเป็นที่จะต้องอาศัยเครื่องมือ และเทคโนโลยีเพื่อใช้ในการพัฒนาระบบ </w:t>
      </w:r>
      <w:r w:rsidR="00892FBE">
        <w:rPr>
          <w:rFonts w:hint="cs"/>
          <w:cs/>
        </w:rPr>
        <w:t xml:space="preserve">โดยในการพัฒนาเว็บแอปพลิเคชันจะมีเครื่องมือที่หลากหลายมากมายที่พร้อมให้ใช้งาน </w:t>
      </w:r>
      <w:r w:rsidR="00892FBE" w:rsidRPr="00892FBE">
        <w:rPr>
          <w:cs/>
        </w:rPr>
        <w:t>ซึ่งในการพัฒนา</w:t>
      </w:r>
      <w:r w:rsidR="00892FBE">
        <w:rPr>
          <w:rFonts w:hint="cs"/>
          <w:cs/>
        </w:rPr>
        <w:t>เว็บ</w:t>
      </w:r>
      <w:r w:rsidR="00892FBE" w:rsidRPr="00892FBE">
        <w:rPr>
          <w:cs/>
        </w:rPr>
        <w:t xml:space="preserve">แอปพลิเคชัน ในการปฏิบัติงานสหกิจศึกษาในครั้งนี้ </w:t>
      </w:r>
      <w:r w:rsidR="00892FBE">
        <w:rPr>
          <w:rFonts w:hint="cs"/>
          <w:cs/>
        </w:rPr>
        <w:t xml:space="preserve">ได้รับมอบหมายให้พัฒนาในส่วนของระบบจัดการห้องสมุด </w:t>
      </w:r>
      <w:r w:rsidR="00892FBE" w:rsidRPr="00892FBE">
        <w:rPr>
          <w:cs/>
        </w:rPr>
        <w:t>ผู้ปฏิบัติงานสหกิจศึกษาได้ใช้เครื่องมือต่าง ๆ มากมาย</w:t>
      </w:r>
      <w:r w:rsidR="00C73616">
        <w:rPr>
          <w:rFonts w:hint="cs"/>
          <w:cs/>
        </w:rPr>
        <w:t>ดังนี้</w:t>
      </w:r>
    </w:p>
    <w:p w14:paraId="28EB5805" w14:textId="567BE87C" w:rsidR="006126F6" w:rsidRPr="00420730" w:rsidRDefault="00420730" w:rsidP="00420730">
      <w:pPr>
        <w:rPr>
          <w:ins w:id="155" w:author="Pahommie" w:date="2014-11-05T16:15:00Z"/>
          <w:b/>
          <w:bCs/>
          <w:sz w:val="36"/>
          <w:szCs w:val="36"/>
        </w:rPr>
      </w:pPr>
      <w:bookmarkStart w:id="156" w:name="_Toc453667488"/>
      <w:bookmarkStart w:id="157" w:name="_Toc453683047"/>
      <w:bookmarkStart w:id="158" w:name="_Toc453683459"/>
      <w:bookmarkStart w:id="159" w:name="_Toc453683719"/>
      <w:bookmarkStart w:id="160" w:name="_Toc487543107"/>
      <w:r>
        <w:rPr>
          <w:rFonts w:hint="cs"/>
          <w:b/>
          <w:bCs/>
          <w:sz w:val="36"/>
          <w:szCs w:val="36"/>
          <w:cs/>
        </w:rPr>
        <w:t>2.3.1</w:t>
      </w:r>
      <w:r>
        <w:rPr>
          <w:b/>
          <w:bCs/>
          <w:sz w:val="36"/>
          <w:szCs w:val="36"/>
          <w:cs/>
        </w:rPr>
        <w:tab/>
      </w:r>
      <w:r>
        <w:rPr>
          <w:rFonts w:hint="cs"/>
          <w:b/>
          <w:bCs/>
          <w:sz w:val="36"/>
          <w:szCs w:val="36"/>
          <w:cs/>
        </w:rPr>
        <w:t>ภาษาที่ใช้ในการพัฒนา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6"/>
      <w:bookmarkEnd w:id="157"/>
      <w:bookmarkEnd w:id="158"/>
      <w:bookmarkEnd w:id="159"/>
      <w:bookmarkEnd w:id="160"/>
    </w:p>
    <w:p w14:paraId="10F19CB5" w14:textId="0AAD4DAF" w:rsidR="00920193" w:rsidRDefault="00920193" w:rsidP="00920193">
      <w:pPr>
        <w:spacing w:line="240" w:lineRule="auto"/>
        <w:ind w:firstLine="720"/>
      </w:pPr>
      <w:bookmarkStart w:id="161" w:name="_Toc409752780"/>
      <w:bookmarkStart w:id="162" w:name="_Toc409753192"/>
      <w:bookmarkStart w:id="163" w:name="_Toc416273386"/>
      <w:bookmarkStart w:id="164" w:name="_Toc416341184"/>
      <w:bookmarkStart w:id="165" w:name="_Toc420265881"/>
      <w:bookmarkStart w:id="166" w:name="_Toc420387326"/>
      <w:bookmarkStart w:id="167" w:name="_Toc420485922"/>
      <w:bookmarkStart w:id="168" w:name="_Toc420525079"/>
      <w:bookmarkStart w:id="169" w:name="_Toc420734888"/>
      <w:bookmarkStart w:id="170" w:name="_Toc420739381"/>
      <w:r>
        <w:rPr>
          <w:rFonts w:hint="cs"/>
          <w:cs/>
        </w:rPr>
        <w:t>ในการพัฒนาเว็บแอปพลิเคชันจะต้องมีการเขียน</w:t>
      </w:r>
      <w:r w:rsidR="004D7F51">
        <w:rPr>
          <w:rFonts w:hint="cs"/>
          <w:cs/>
        </w:rPr>
        <w:t>ในส่วนของทั้งหน้าจอแสดงผล และฟังก์ชันการทำงาน ซึ่งจะใช้ภาษาในการเขียนที่แตกต่างกันตามลักษณะการทำงาน โดยประกอบไปด้วยดังนี้</w:t>
      </w:r>
    </w:p>
    <w:p w14:paraId="78F7B4F4" w14:textId="7732D3BF" w:rsidR="006126F6" w:rsidRPr="00014A94" w:rsidRDefault="006126F6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014A94">
        <w:rPr>
          <w:rFonts w:cs="TH SarabunPSK"/>
          <w:szCs w:val="32"/>
          <w:cs/>
        </w:rPr>
        <w:t xml:space="preserve">ภาษา </w:t>
      </w:r>
      <w:r w:rsidR="00014A94" w:rsidRPr="00014A94">
        <w:rPr>
          <w:rFonts w:cs="TH SarabunPSK" w:hint="cs"/>
          <w:szCs w:val="32"/>
        </w:rPr>
        <w:t>HTML</w:t>
      </w:r>
    </w:p>
    <w:p w14:paraId="3D252552" w14:textId="1EFC2C66" w:rsidR="00014A94" w:rsidRDefault="00014A94" w:rsidP="00014A94">
      <w:pPr>
        <w:spacing w:line="240" w:lineRule="auto"/>
        <w:ind w:firstLine="720"/>
        <w:rPr>
          <w:color w:val="000000"/>
        </w:rPr>
      </w:pPr>
      <w:r w:rsidRPr="00014A94">
        <w:rPr>
          <w:rFonts w:hint="cs"/>
          <w:color w:val="000000"/>
        </w:rPr>
        <w:t xml:space="preserve">HTML </w:t>
      </w:r>
      <w:r w:rsidR="0062670A"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="0062670A" w:rsidRPr="0062670A">
        <w:rPr>
          <w:rFonts w:hint="cs"/>
          <w:color w:val="5C5C5C"/>
          <w:shd w:val="clear" w:color="auto" w:fill="FFFFFF"/>
        </w:rPr>
        <w:t> </w:t>
      </w:r>
      <w:r w:rsidRPr="00014A94">
        <w:rPr>
          <w:rFonts w:hint="cs"/>
          <w:color w:val="000000"/>
        </w:rPr>
        <w:t xml:space="preserve">Hypertext Markup Language </w:t>
      </w:r>
      <w:r w:rsidRPr="00014A94">
        <w:rPr>
          <w:rFonts w:hint="cs"/>
          <w:color w:val="000000"/>
          <w:cs/>
        </w:rPr>
        <w:t xml:space="preserve">โดย </w:t>
      </w:r>
      <w:r w:rsidRPr="00014A94">
        <w:rPr>
          <w:rFonts w:hint="cs"/>
          <w:color w:val="000000"/>
        </w:rPr>
        <w:t xml:space="preserve">Hypertext </w:t>
      </w:r>
      <w:r w:rsidRPr="00014A94">
        <w:rPr>
          <w:rFonts w:hint="cs"/>
          <w:color w:val="000000"/>
          <w:cs/>
        </w:rPr>
        <w:t xml:space="preserve">หมายถึง ข้อความที่เชื่อมต่อกันผ่านลิ้ง </w:t>
      </w:r>
      <w:r w:rsidRPr="00014A94">
        <w:rPr>
          <w:rFonts w:hint="cs"/>
          <w:color w:val="000000"/>
        </w:rPr>
        <w:t xml:space="preserve">Markup language </w:t>
      </w:r>
      <w:r w:rsidRPr="00014A94">
        <w:rPr>
          <w:rFonts w:hint="cs"/>
          <w:color w:val="000000"/>
          <w:cs/>
        </w:rPr>
        <w:t>หมายถึง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>ในการกำหนดการแสดงผลสิ่งต่าง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>ๆ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ที่แสดงอยู่บนเว็บเพจ ดังนั้น </w:t>
      </w:r>
      <w:r w:rsidRPr="00014A94">
        <w:rPr>
          <w:rFonts w:hint="cs"/>
          <w:color w:val="000000"/>
        </w:rPr>
        <w:t xml:space="preserve">HTML </w:t>
      </w:r>
      <w:r w:rsidRPr="00014A94">
        <w:rPr>
          <w:rFonts w:hint="cs"/>
          <w:color w:val="000000"/>
          <w:cs/>
        </w:rPr>
        <w:t xml:space="preserve">จึงหมายถึง 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 xml:space="preserve">ในการกำหนดการแสดงผลเว็บเพจที่ต่างก็เชื่อมถึงกันใน </w:t>
      </w:r>
      <w:r w:rsidRPr="00014A94">
        <w:rPr>
          <w:rFonts w:hint="cs"/>
          <w:color w:val="000000"/>
        </w:rPr>
        <w:t xml:space="preserve">Hyperspace </w:t>
      </w:r>
      <w:r w:rsidRPr="00014A94">
        <w:rPr>
          <w:rFonts w:hint="cs"/>
          <w:color w:val="000000"/>
          <w:cs/>
        </w:rPr>
        <w:t xml:space="preserve">ผ่าน </w:t>
      </w:r>
      <w:r w:rsidRPr="00014A94">
        <w:rPr>
          <w:rFonts w:hint="cs"/>
          <w:color w:val="000000"/>
        </w:rPr>
        <w:t>Hyperlink</w:t>
      </w:r>
      <w:r w:rsidR="00B52960">
        <w:rPr>
          <w:color w:val="000000"/>
        </w:rPr>
        <w:t xml:space="preserve"> </w:t>
      </w:r>
      <w:r w:rsidR="00B52960" w:rsidRPr="00B52960">
        <w:rPr>
          <w:color w:val="000000"/>
          <w:cs/>
        </w:rPr>
        <w:t xml:space="preserve">โดยมีสัญลักษณ์ภาษาดังภาพที่ </w:t>
      </w:r>
      <w:r w:rsidR="00B52960" w:rsidRPr="00B52960">
        <w:rPr>
          <w:color w:val="000000"/>
        </w:rPr>
        <w:t>2-1</w:t>
      </w:r>
    </w:p>
    <w:p w14:paraId="4B400618" w14:textId="77777777" w:rsidR="007F4BA4" w:rsidRDefault="007F4BA4" w:rsidP="00014A94">
      <w:pPr>
        <w:spacing w:line="240" w:lineRule="auto"/>
        <w:ind w:firstLine="720"/>
        <w:rPr>
          <w:color w:val="000000"/>
        </w:rPr>
      </w:pPr>
    </w:p>
    <w:p w14:paraId="452EACA8" w14:textId="1D76F40A" w:rsidR="00B52960" w:rsidRDefault="00B52960" w:rsidP="00B52960">
      <w:pPr>
        <w:spacing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lastRenderedPageBreak/>
        <w:drawing>
          <wp:inline distT="0" distB="0" distL="0" distR="0" wp14:anchorId="10F82C4B" wp14:editId="14305699">
            <wp:extent cx="2143125" cy="21431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CEFE8" w14:textId="49134282" w:rsidR="00B52960" w:rsidRPr="00B52960" w:rsidRDefault="00B52960" w:rsidP="00B52960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 w:rsidRPr="00B52960">
        <w:t xml:space="preserve">2-1 </w:t>
      </w:r>
      <w:r w:rsidRPr="00B52960">
        <w:rPr>
          <w:cs/>
        </w:rPr>
        <w:t xml:space="preserve">รูปสัญลักษณ์ภาษา </w:t>
      </w:r>
      <w:r w:rsidR="00AF45FB" w:rsidRPr="00014A94">
        <w:rPr>
          <w:rFonts w:hint="cs"/>
        </w:rPr>
        <w:t>HTML</w:t>
      </w:r>
    </w:p>
    <w:p w14:paraId="7F676358" w14:textId="376637A5" w:rsidR="006126F6" w:rsidRPr="0062670A" w:rsidRDefault="009A27AE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CSS</w:t>
      </w:r>
    </w:p>
    <w:p w14:paraId="3C5B31E3" w14:textId="72034325" w:rsidR="006126F6" w:rsidRDefault="009A27AE" w:rsidP="0062670A">
      <w:pPr>
        <w:spacing w:before="0" w:after="0" w:line="240" w:lineRule="auto"/>
        <w:ind w:firstLine="720"/>
        <w:rPr>
          <w:color w:val="000000"/>
        </w:rPr>
      </w:pP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Style w:val="Strong"/>
          <w:rFonts w:hint="cs"/>
          <w:color w:val="5C5C5C"/>
          <w:shd w:val="clear" w:color="auto" w:fill="FFFFFF"/>
        </w:rPr>
        <w:t>C</w:t>
      </w:r>
      <w:r w:rsidRPr="0062670A">
        <w:rPr>
          <w:rFonts w:hint="cs"/>
          <w:color w:val="5C5C5C"/>
          <w:shd w:val="clear" w:color="auto" w:fill="FFFFFF"/>
        </w:rPr>
        <w:t>ascading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tyle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heets </w:t>
      </w:r>
      <w:r w:rsidRPr="0062670A">
        <w:rPr>
          <w:rFonts w:hint="cs"/>
          <w:color w:val="5C5C5C"/>
          <w:shd w:val="clear" w:color="auto" w:fill="FFFFFF"/>
          <w:cs/>
        </w:rPr>
        <w:t xml:space="preserve">เป็นภาษาที่มีรูปแบบการเขียน </w:t>
      </w:r>
      <w:r w:rsidRPr="0062670A">
        <w:rPr>
          <w:rFonts w:hint="cs"/>
          <w:color w:val="5C5C5C"/>
          <w:shd w:val="clear" w:color="auto" w:fill="FFFFFF"/>
        </w:rPr>
        <w:t xml:space="preserve">Syntax </w:t>
      </w:r>
      <w:r w:rsidRPr="0062670A">
        <w:rPr>
          <w:rFonts w:hint="cs"/>
          <w:color w:val="5C5C5C"/>
          <w:shd w:val="clear" w:color="auto" w:fill="FFFFFF"/>
          <w:cs/>
        </w:rPr>
        <w:t xml:space="preserve">ที่เฉพาะ และถูกกำหนดมาตรฐานโดย </w:t>
      </w:r>
      <w:r w:rsidRPr="0062670A">
        <w:rPr>
          <w:rFonts w:hint="cs"/>
          <w:color w:val="5C5C5C"/>
          <w:shd w:val="clear" w:color="auto" w:fill="FFFFFF"/>
        </w:rPr>
        <w:t xml:space="preserve">W3C (World Wide Web Consortium) </w:t>
      </w:r>
      <w:r w:rsidRPr="0062670A">
        <w:rPr>
          <w:rFonts w:hint="cs"/>
          <w:color w:val="5C5C5C"/>
          <w:shd w:val="clear" w:color="auto" w:fill="FFFFFF"/>
          <w:cs/>
        </w:rPr>
        <w:t xml:space="preserve">เช่นเดียวกับ </w:t>
      </w:r>
      <w:r w:rsidRPr="0062670A">
        <w:rPr>
          <w:rFonts w:hint="cs"/>
          <w:color w:val="5C5C5C"/>
          <w:shd w:val="clear" w:color="auto" w:fill="FFFFFF"/>
        </w:rPr>
        <w:t xml:space="preserve">HTML </w:t>
      </w:r>
      <w:r w:rsidRPr="0062670A">
        <w:rPr>
          <w:rFonts w:hint="cs"/>
          <w:color w:val="5C5C5C"/>
          <w:shd w:val="clear" w:color="auto" w:fill="FFFFFF"/>
          <w:cs/>
        </w:rPr>
        <w:t xml:space="preserve">และ </w:t>
      </w:r>
      <w:r w:rsidRPr="0062670A">
        <w:rPr>
          <w:rFonts w:hint="cs"/>
          <w:color w:val="5C5C5C"/>
          <w:shd w:val="clear" w:color="auto" w:fill="FFFFFF"/>
        </w:rPr>
        <w:t xml:space="preserve">XHTML    </w:t>
      </w:r>
      <w:r w:rsidRPr="0062670A">
        <w:rPr>
          <w:rFonts w:hint="cs"/>
          <w:color w:val="5C5C5C"/>
          <w:shd w:val="clear" w:color="auto" w:fill="FFFFFF"/>
          <w:cs/>
        </w:rPr>
        <w:t xml:space="preserve">ใช้สำหรับตกแต่งเอกสาร </w:t>
      </w:r>
      <w:r w:rsidRPr="0062670A">
        <w:rPr>
          <w:rFonts w:hint="cs"/>
          <w:color w:val="5C5C5C"/>
          <w:shd w:val="clear" w:color="auto" w:fill="FFFFFF"/>
        </w:rPr>
        <w:t xml:space="preserve">HTML/ XHTML </w:t>
      </w:r>
      <w:r w:rsidRPr="0062670A">
        <w:rPr>
          <w:rFonts w:hint="cs"/>
          <w:color w:val="5C5C5C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อย่างที่ต้องการ ด้วยการกำหนดคุณสมบัติให้กับ </w:t>
      </w:r>
      <w:r w:rsidRPr="0062670A">
        <w:rPr>
          <w:rFonts w:hint="cs"/>
          <w:color w:val="5C5C5C"/>
          <w:shd w:val="clear" w:color="auto" w:fill="FFFFFF"/>
        </w:rPr>
        <w:t xml:space="preserve">Element </w:t>
      </w:r>
      <w:r w:rsidRPr="0062670A">
        <w:rPr>
          <w:rFonts w:hint="cs"/>
          <w:color w:val="5C5C5C"/>
          <w:shd w:val="clear" w:color="auto" w:fill="FFFFFF"/>
          <w:cs/>
        </w:rPr>
        <w:t xml:space="preserve">ต่างๆ ของ </w:t>
      </w:r>
      <w:r w:rsidRPr="0062670A">
        <w:rPr>
          <w:rFonts w:hint="cs"/>
          <w:color w:val="5C5C5C"/>
          <w:shd w:val="clear" w:color="auto" w:fill="FFFFFF"/>
        </w:rPr>
        <w:t>HTML</w:t>
      </w:r>
      <w:r w:rsidR="00AF45FB">
        <w:rPr>
          <w:color w:val="5C5C5C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2</w:t>
      </w:r>
    </w:p>
    <w:p w14:paraId="3135F84F" w14:textId="62FFCC92" w:rsidR="00AF45FB" w:rsidRDefault="00AF45FB" w:rsidP="00AF45FB">
      <w:pPr>
        <w:spacing w:before="0" w:after="0"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drawing>
          <wp:inline distT="0" distB="0" distL="0" distR="0" wp14:anchorId="59A60ADE" wp14:editId="527E7EB4">
            <wp:extent cx="1943100" cy="1974187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3_logo_and_wordmark.sv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70" r="-17059"/>
                    <a:stretch/>
                  </pic:blipFill>
                  <pic:spPr bwMode="auto">
                    <a:xfrm>
                      <a:off x="0" y="0"/>
                      <a:ext cx="1950765" cy="19819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7E1AC" w14:textId="1CD41E2E" w:rsidR="00AF45FB" w:rsidRPr="0062670A" w:rsidRDefault="00AF45FB" w:rsidP="00AF45FB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2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</w:p>
    <w:p w14:paraId="7400493A" w14:textId="472F499D" w:rsidR="0062670A" w:rsidRPr="0062670A" w:rsidRDefault="0062670A" w:rsidP="004F6F1E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SQL</w:t>
      </w:r>
    </w:p>
    <w:p w14:paraId="79905C4E" w14:textId="43C6369D" w:rsidR="00AF45FB" w:rsidRDefault="0062670A" w:rsidP="00AF45FB">
      <w:pPr>
        <w:spacing w:line="240" w:lineRule="auto"/>
        <w:ind w:firstLine="720"/>
        <w:rPr>
          <w:color w:val="333333"/>
          <w:shd w:val="clear" w:color="auto" w:fill="FFFFFF"/>
        </w:rPr>
      </w:pP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333333"/>
          <w:shd w:val="clear" w:color="auto" w:fill="FFFFFF"/>
        </w:rPr>
        <w:t>Structured Query Language </w:t>
      </w:r>
      <w:r w:rsidRPr="0062670A">
        <w:rPr>
          <w:rFonts w:hint="cs"/>
          <w:color w:val="333333"/>
          <w:shd w:val="clear" w:color="auto" w:fill="FFFFFF"/>
          <w:cs/>
        </w:rPr>
        <w:t xml:space="preserve">ซึ่งมันคือ ภาษา </w:t>
      </w:r>
      <w:r w:rsidRPr="0062670A">
        <w:rPr>
          <w:rFonts w:hint="cs"/>
          <w:color w:val="333333"/>
          <w:shd w:val="clear" w:color="auto" w:fill="FFFFFF"/>
        </w:rPr>
        <w:t xml:space="preserve">programming </w:t>
      </w:r>
      <w:r w:rsidRPr="0062670A">
        <w:rPr>
          <w:rFonts w:hint="cs"/>
          <w:color w:val="333333"/>
          <w:shd w:val="clear" w:color="auto" w:fill="FFFFFF"/>
          <w:cs/>
        </w:rPr>
        <w:t>ที่ออกแบบมาเพื่อ</w:t>
      </w:r>
      <w:r w:rsidRPr="0062670A">
        <w:rPr>
          <w:rFonts w:hint="cs"/>
          <w:shd w:val="clear" w:color="auto" w:fill="FFFFFF"/>
          <w:cs/>
        </w:rPr>
        <w:t>ทำการจัดการข้อมูลที่อยู่ใน</w:t>
      </w:r>
      <w:r w:rsidRPr="0062670A">
        <w:rPr>
          <w:rFonts w:hint="cs"/>
          <w:shd w:val="clear" w:color="auto" w:fill="FFFFFF"/>
        </w:rPr>
        <w:t> </w:t>
      </w:r>
      <w:hyperlink r:id="rId15" w:history="1">
        <w:r w:rsidRPr="0062670A">
          <w:rPr>
            <w:rStyle w:val="Hyperlink"/>
            <w:rFonts w:hint="cs"/>
            <w:color w:val="auto"/>
            <w:u w:val="none"/>
            <w:shd w:val="clear" w:color="auto" w:fill="FFFFFF"/>
          </w:rPr>
          <w:t>relational database management system (RDBMS)</w:t>
        </w:r>
      </w:hyperlink>
      <w:r w:rsidRPr="0062670A">
        <w:rPr>
          <w:rFonts w:hint="cs"/>
          <w:shd w:val="clear" w:color="auto" w:fill="FFFFFF"/>
        </w:rPr>
        <w:t> </w:t>
      </w:r>
      <w:r w:rsidRPr="0062670A">
        <w:rPr>
          <w:rFonts w:hint="cs"/>
          <w:shd w:val="clear" w:color="auto" w:fill="FFFFFF"/>
          <w:cs/>
        </w:rPr>
        <w:t>หรือก็คือไว้สำหรับ</w:t>
      </w:r>
      <w:r w:rsidRPr="0062670A">
        <w:rPr>
          <w:rFonts w:hint="cs"/>
          <w:color w:val="333333"/>
          <w:shd w:val="clear" w:color="auto" w:fill="FFFFFF"/>
          <w:cs/>
        </w:rPr>
        <w:t xml:space="preserve">ค้นหาข้อมูล เปลี่ยนแปลง เพิ่ม และ ลด ข้อมูลที่ถูกเก็บอยู่ในฐานข้อมูลในรูปแบบตารางที่มีลักษณะเป็น </w:t>
      </w:r>
      <w:r w:rsidRPr="0062670A">
        <w:rPr>
          <w:rFonts w:hint="cs"/>
          <w:color w:val="333333"/>
          <w:shd w:val="clear" w:color="auto" w:fill="FFFFFF"/>
        </w:rPr>
        <w:t xml:space="preserve">column </w:t>
      </w:r>
      <w:r w:rsidRPr="0062670A">
        <w:rPr>
          <w:rFonts w:hint="cs"/>
          <w:color w:val="333333"/>
          <w:shd w:val="clear" w:color="auto" w:fill="FFFFFF"/>
          <w:cs/>
        </w:rPr>
        <w:t xml:space="preserve">และ </w:t>
      </w:r>
      <w:r w:rsidRPr="0062670A">
        <w:rPr>
          <w:rFonts w:hint="cs"/>
          <w:color w:val="333333"/>
          <w:shd w:val="clear" w:color="auto" w:fill="FFFFFF"/>
        </w:rPr>
        <w:t xml:space="preserve">row </w:t>
      </w:r>
      <w:r w:rsidRPr="0062670A">
        <w:rPr>
          <w:rFonts w:hint="cs"/>
          <w:color w:val="333333"/>
          <w:shd w:val="clear" w:color="auto" w:fill="FFFFFF"/>
          <w:cs/>
        </w:rPr>
        <w:t xml:space="preserve">เราเรียกข้อมูลเหล่านี้ว่าถูกเก็บอยู่ใน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 xml:space="preserve">ด้วยความสามารถของ </w:t>
      </w: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333333"/>
          <w:shd w:val="clear" w:color="auto" w:fill="FFFFFF"/>
          <w:cs/>
        </w:rPr>
        <w:t>เรายังสามารถสร้างตารางขึ้นมาใหม่ (</w:t>
      </w:r>
      <w:r w:rsidRPr="0062670A">
        <w:rPr>
          <w:rFonts w:hint="cs"/>
          <w:color w:val="333333"/>
          <w:shd w:val="clear" w:color="auto" w:fill="FFFFFF"/>
        </w:rPr>
        <w:t xml:space="preserve">create) </w:t>
      </w:r>
      <w:r w:rsidRPr="0062670A">
        <w:rPr>
          <w:rFonts w:hint="cs"/>
          <w:color w:val="333333"/>
          <w:shd w:val="clear" w:color="auto" w:fill="FFFFFF"/>
          <w:cs/>
        </w:rPr>
        <w:t>รวมถึง ลบ (</w:t>
      </w:r>
      <w:r w:rsidRPr="0062670A">
        <w:rPr>
          <w:rFonts w:hint="cs"/>
          <w:color w:val="333333"/>
          <w:shd w:val="clear" w:color="auto" w:fill="FFFFFF"/>
        </w:rPr>
        <w:t xml:space="preserve">drop) </w:t>
      </w:r>
      <w:r w:rsidRPr="0062670A">
        <w:rPr>
          <w:rFonts w:hint="cs"/>
          <w:color w:val="333333"/>
          <w:shd w:val="clear" w:color="auto" w:fill="FFFFFF"/>
          <w:cs/>
        </w:rPr>
        <w:t>และเปลี่ยนแปลงค่า (</w:t>
      </w:r>
      <w:r w:rsidRPr="0062670A">
        <w:rPr>
          <w:rFonts w:hint="cs"/>
          <w:color w:val="333333"/>
          <w:shd w:val="clear" w:color="auto" w:fill="FFFFFF"/>
        </w:rPr>
        <w:t xml:space="preserve">alter) </w:t>
      </w:r>
      <w:r w:rsidRPr="0062670A">
        <w:rPr>
          <w:rFonts w:hint="cs"/>
          <w:color w:val="333333"/>
          <w:shd w:val="clear" w:color="auto" w:fill="FFFFFF"/>
          <w:cs/>
        </w:rPr>
        <w:t xml:space="preserve">ของ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>ได้</w:t>
      </w:r>
      <w:r w:rsidR="00AF45FB">
        <w:rPr>
          <w:color w:val="333333"/>
          <w:shd w:val="clear" w:color="auto" w:fill="FFFFFF"/>
        </w:rPr>
        <w:t xml:space="preserve"> </w:t>
      </w:r>
    </w:p>
    <w:p w14:paraId="114AF343" w14:textId="77777777" w:rsidR="007F4BA4" w:rsidRDefault="007F4BA4" w:rsidP="0062670A">
      <w:pPr>
        <w:spacing w:line="240" w:lineRule="auto"/>
        <w:ind w:firstLine="720"/>
        <w:rPr>
          <w:color w:val="333333"/>
          <w:shd w:val="clear" w:color="auto" w:fill="FFFFFF"/>
        </w:rPr>
      </w:pPr>
    </w:p>
    <w:p w14:paraId="23F219CC" w14:textId="55A40B1B" w:rsidR="0062670A" w:rsidRDefault="0062670A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>4) PHP</w:t>
      </w:r>
    </w:p>
    <w:p w14:paraId="734B8DA0" w14:textId="242982FC" w:rsidR="0062670A" w:rsidRDefault="0062670A" w:rsidP="0062670A">
      <w:pPr>
        <w:spacing w:line="240" w:lineRule="auto"/>
        <w:ind w:firstLine="720"/>
        <w:rPr>
          <w:color w:val="000000"/>
        </w:rPr>
      </w:pPr>
      <w:r w:rsidRPr="0062670A">
        <w:rPr>
          <w:rFonts w:hint="cs"/>
          <w:spacing w:val="-1"/>
          <w:shd w:val="clear" w:color="auto" w:fill="FFFFFF"/>
        </w:rPr>
        <w:t xml:space="preserve">PHP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spacing w:val="-1"/>
          <w:shd w:val="clear" w:color="auto" w:fill="FFFFFF"/>
        </w:rPr>
        <w:t xml:space="preserve">Personal Home Page Tool </w:t>
      </w:r>
      <w:r w:rsidRPr="0062670A">
        <w:rPr>
          <w:rFonts w:hint="cs"/>
          <w:spacing w:val="-1"/>
          <w:shd w:val="clear" w:color="auto" w:fill="FFFFFF"/>
          <w:cs/>
        </w:rPr>
        <w:t xml:space="preserve">ซึ่งเป็นภาษาประเภท </w:t>
      </w:r>
      <w:r w:rsidRPr="0062670A">
        <w:rPr>
          <w:rFonts w:hint="cs"/>
          <w:spacing w:val="-1"/>
          <w:shd w:val="clear" w:color="auto" w:fill="FFFFFF"/>
        </w:rPr>
        <w:t xml:space="preserve">Script Language </w:t>
      </w:r>
      <w:r w:rsidRPr="0062670A">
        <w:rPr>
          <w:rFonts w:hint="cs"/>
          <w:spacing w:val="-1"/>
          <w:shd w:val="clear" w:color="auto" w:fill="FFFFFF"/>
          <w:cs/>
        </w:rPr>
        <w:t xml:space="preserve">ที่ทำงานแบบ </w:t>
      </w:r>
      <w:proofErr w:type="gramStart"/>
      <w:r w:rsidRPr="0062670A">
        <w:rPr>
          <w:rFonts w:hint="cs"/>
          <w:spacing w:val="-1"/>
          <w:shd w:val="clear" w:color="auto" w:fill="FFFFFF"/>
        </w:rPr>
        <w:t>Server Side</w:t>
      </w:r>
      <w:proofErr w:type="gramEnd"/>
      <w:r w:rsidRPr="0062670A">
        <w:rPr>
          <w:rFonts w:hint="cs"/>
          <w:spacing w:val="-1"/>
          <w:shd w:val="clear" w:color="auto" w:fill="FFFFFF"/>
        </w:rPr>
        <w:t xml:space="preserve"> Script </w:t>
      </w:r>
      <w:r w:rsidRPr="0062670A">
        <w:rPr>
          <w:rFonts w:hint="cs"/>
          <w:spacing w:val="-1"/>
          <w:shd w:val="clear" w:color="auto" w:fill="FFFFFF"/>
          <w:cs/>
        </w:rPr>
        <w:t xml:space="preserve">กระบวนการทำงานจะทำงานแบบโปรแกรมแปลคำสั่ง </w:t>
      </w:r>
      <w:r w:rsidRPr="0062670A">
        <w:rPr>
          <w:rFonts w:hint="cs"/>
          <w:spacing w:val="-1"/>
          <w:shd w:val="clear" w:color="auto" w:fill="FFFFFF"/>
        </w:rPr>
        <w:t xml:space="preserve">interpreter </w:t>
      </w:r>
      <w:r w:rsidRPr="0062670A">
        <w:rPr>
          <w:rFonts w:hint="cs"/>
          <w:spacing w:val="-1"/>
          <w:shd w:val="clear" w:color="auto" w:fill="FFFFFF"/>
          <w:cs/>
        </w:rPr>
        <w:t>คือแปลภาษาทุกครั้งที่มีคนเรียกสคริปต์ ข้อดีคือ ไม่ต้องนำไปประมวลผลใหม่ (</w:t>
      </w:r>
      <w:r w:rsidRPr="0062670A">
        <w:rPr>
          <w:rFonts w:hint="cs"/>
          <w:spacing w:val="-1"/>
          <w:shd w:val="clear" w:color="auto" w:fill="FFFFFF"/>
        </w:rPr>
        <w:t xml:space="preserve">Compiler) </w:t>
      </w:r>
      <w:r w:rsidRPr="0062670A">
        <w:rPr>
          <w:rFonts w:hint="cs"/>
          <w:spacing w:val="-1"/>
          <w:shd w:val="clear" w:color="auto" w:fill="FFFFFF"/>
          <w:cs/>
        </w:rPr>
        <w:t xml:space="preserve">เมื่อจะนำโปรแกรมไปใช้งาน หรือจะอัพเดตเวอร์ชั่นของโปรแกรม สามารถอัพโหลดขึ้นไปทับไฟล์เดิมแล้วใช้งานได้ทันที ขอเสียที่ต่างกันอย่างชัดเจนก็คือ กรณี </w:t>
      </w:r>
      <w:r w:rsidRPr="0062670A">
        <w:rPr>
          <w:rFonts w:hint="cs"/>
          <w:spacing w:val="-1"/>
          <w:shd w:val="clear" w:color="auto" w:fill="FFFFFF"/>
        </w:rPr>
        <w:t xml:space="preserve">Syntax </w:t>
      </w:r>
      <w:r w:rsidRPr="0062670A">
        <w:rPr>
          <w:rFonts w:hint="cs"/>
          <w:spacing w:val="-1"/>
          <w:shd w:val="clear" w:color="auto" w:fill="FFFFFF"/>
          <w:cs/>
        </w:rPr>
        <w:t>ผิดจะรู้ก็ต่อเมื่อมีผู้ใช้งานเจอบั๊ก</w:t>
      </w:r>
      <w:r w:rsidR="00AF45FB">
        <w:rPr>
          <w:spacing w:val="-1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3</w:t>
      </w:r>
    </w:p>
    <w:p w14:paraId="40996520" w14:textId="21C9E0CC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>
        <w:rPr>
          <w:noProof/>
          <w:spacing w:val="-1"/>
          <w:shd w:val="clear" w:color="auto" w:fill="FFFFFF"/>
        </w:rPr>
        <w:drawing>
          <wp:inline distT="0" distB="0" distL="0" distR="0" wp14:anchorId="650779DE" wp14:editId="3DF1142E">
            <wp:extent cx="2609850" cy="1409237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0px-PHP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12" cy="1412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1B5FE" w14:textId="1FDE6436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3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62670A">
        <w:rPr>
          <w:rFonts w:hint="cs"/>
          <w:spacing w:val="-1"/>
          <w:shd w:val="clear" w:color="auto" w:fill="FFFFFF"/>
        </w:rPr>
        <w:t>PHP</w:t>
      </w:r>
    </w:p>
    <w:p w14:paraId="4FABC420" w14:textId="5BE92A88" w:rsidR="00B52960" w:rsidRPr="00B52960" w:rsidRDefault="00B52960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 w:rsidRPr="00B52960">
        <w:rPr>
          <w:rFonts w:hint="cs"/>
          <w:color w:val="333333"/>
          <w:shd w:val="clear" w:color="auto" w:fill="FFFFFF"/>
        </w:rPr>
        <w:t xml:space="preserve">5)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5466A3DC" w14:textId="31B738A5" w:rsidR="00B52960" w:rsidRDefault="00B52960" w:rsidP="0062670A">
      <w:pPr>
        <w:spacing w:line="240" w:lineRule="auto"/>
        <w:ind w:firstLine="720"/>
        <w:rPr>
          <w:color w:val="000000"/>
        </w:rPr>
      </w:pP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เป็นภาษาที่เป็น </w:t>
      </w:r>
      <w:r w:rsidRPr="00B52960">
        <w:rPr>
          <w:rFonts w:hint="cs"/>
          <w:color w:val="666666"/>
          <w:shd w:val="clear" w:color="auto" w:fill="FFFFFF"/>
        </w:rPr>
        <w:t xml:space="preserve">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ที่อยู่ในเว็บไซต์ (ใช้ร่วมกับ </w:t>
      </w:r>
      <w:r w:rsidRPr="00B52960">
        <w:rPr>
          <w:rFonts w:hint="cs"/>
          <w:color w:val="666666"/>
          <w:shd w:val="clear" w:color="auto" w:fill="FFFFFF"/>
        </w:rPr>
        <w:t xml:space="preserve">HTML) </w:t>
      </w:r>
      <w:r w:rsidRPr="00B52960">
        <w:rPr>
          <w:rFonts w:hint="cs"/>
          <w:color w:val="666666"/>
          <w:shd w:val="clear" w:color="auto" w:fill="FFFFFF"/>
          <w:cs/>
        </w:rPr>
        <w:t xml:space="preserve">เพื่อให้เว็บไซต์ของเราสามารถตอบสนองผู้ใช้งานได้มากขึ้น เว็บหน้าใช้งานมากขึ้น ซึ่งในปัจจุบัน </w:t>
      </w: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นั้นเป็นมาตรฐานที่อยู่ใน </w:t>
      </w:r>
      <w:r w:rsidRPr="00B52960">
        <w:rPr>
          <w:rFonts w:hint="cs"/>
          <w:color w:val="666666"/>
          <w:shd w:val="clear" w:color="auto" w:fill="FFFFFF"/>
        </w:rPr>
        <w:t xml:space="preserve">W3C </w:t>
      </w:r>
      <w:r>
        <w:rPr>
          <w:rFonts w:hint="cs"/>
          <w:color w:val="666666"/>
          <w:shd w:val="clear" w:color="auto" w:fill="FFFFFF"/>
          <w:cs/>
        </w:rPr>
        <w:t>ซึ่ง</w:t>
      </w:r>
      <w:r w:rsidRPr="00B52960">
        <w:rPr>
          <w:rFonts w:hint="cs"/>
          <w:color w:val="666666"/>
          <w:shd w:val="clear" w:color="auto" w:fill="FFFFFF"/>
          <w:cs/>
        </w:rPr>
        <w:t xml:space="preserve">ทุกๆ </w:t>
      </w:r>
      <w:r w:rsidRPr="00B52960">
        <w:rPr>
          <w:rFonts w:hint="cs"/>
          <w:color w:val="666666"/>
          <w:shd w:val="clear" w:color="auto" w:fill="FFFFFF"/>
        </w:rPr>
        <w:t xml:space="preserve">Web browser </w:t>
      </w:r>
      <w:r w:rsidRPr="00B52960">
        <w:rPr>
          <w:rFonts w:hint="cs"/>
          <w:color w:val="666666"/>
          <w:shd w:val="clear" w:color="auto" w:fill="FFFFFF"/>
          <w:cs/>
        </w:rPr>
        <w:t xml:space="preserve">รองรับการทำงานของ </w:t>
      </w:r>
      <w:r w:rsidRPr="00B52960">
        <w:rPr>
          <w:rFonts w:hint="cs"/>
          <w:color w:val="666666"/>
          <w:shd w:val="clear" w:color="auto" w:fill="FFFFFF"/>
        </w:rPr>
        <w:t>JavaScript</w:t>
      </w:r>
      <w:r w:rsidR="00AF45FB">
        <w:rPr>
          <w:color w:val="666666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4</w:t>
      </w:r>
    </w:p>
    <w:p w14:paraId="5D04E14A" w14:textId="2D6128B1" w:rsidR="00AF45FB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>
        <w:rPr>
          <w:noProof/>
          <w:color w:val="333333"/>
          <w:shd w:val="clear" w:color="auto" w:fill="FFFFFF"/>
        </w:rPr>
        <w:drawing>
          <wp:inline distT="0" distB="0" distL="0" distR="0" wp14:anchorId="0A148643" wp14:editId="5EE44DF2">
            <wp:extent cx="2160549" cy="1771650"/>
            <wp:effectExtent l="19050" t="19050" r="114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Script_Lo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85" cy="1773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2D0B1" w14:textId="4A3B4756" w:rsidR="00AF45FB" w:rsidRPr="00B52960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4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761D2115" w14:textId="7FAC8538" w:rsidR="0062670A" w:rsidRPr="0062670A" w:rsidRDefault="0062670A" w:rsidP="0062670A">
      <w:pPr>
        <w:spacing w:line="240" w:lineRule="auto"/>
        <w:ind w:firstLine="720"/>
        <w:rPr>
          <w:color w:val="FF0000"/>
        </w:rPr>
      </w:pPr>
    </w:p>
    <w:p w14:paraId="4801003C" w14:textId="02368D6A" w:rsidR="006126F6" w:rsidRPr="00420730" w:rsidRDefault="00420730" w:rsidP="00420730">
      <w:pPr>
        <w:rPr>
          <w:ins w:id="171" w:author="Pahommie" w:date="2014-11-05T16:16:00Z"/>
          <w:b/>
          <w:bCs/>
          <w:sz w:val="36"/>
          <w:szCs w:val="36"/>
        </w:rPr>
      </w:pPr>
      <w:bookmarkStart w:id="172" w:name="_Toc453667489"/>
      <w:bookmarkStart w:id="173" w:name="_Toc453683048"/>
      <w:bookmarkStart w:id="174" w:name="_Toc453683460"/>
      <w:bookmarkStart w:id="175" w:name="_Toc453683720"/>
      <w:bookmarkStart w:id="176" w:name="_Toc487543108"/>
      <w:r>
        <w:rPr>
          <w:rFonts w:hint="cs"/>
          <w:b/>
          <w:bCs/>
          <w:sz w:val="36"/>
          <w:szCs w:val="36"/>
          <w:cs/>
        </w:rPr>
        <w:t>2.3.2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ซอฟต์แวร์ที่ใช้ในการพัฒนา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2"/>
      <w:bookmarkEnd w:id="173"/>
      <w:bookmarkEnd w:id="174"/>
      <w:bookmarkEnd w:id="175"/>
      <w:bookmarkEnd w:id="176"/>
    </w:p>
    <w:p w14:paraId="17025834" w14:textId="101B573A" w:rsidR="00196962" w:rsidRDefault="00EE2B8B" w:rsidP="00196962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ภายในองค์กรของแต่ละองค์กรจะมีการใช้ซอฟต์แวร์ที่แตกต่างกันออกไปตามการใช้งาน และความเหมาะสม ซึ่ง</w:t>
      </w:r>
      <w:r w:rsidRPr="00892FBE">
        <w:rPr>
          <w:cs/>
        </w:rPr>
        <w:t>ผู้ปฏิบัติงานสหกิจศึกษา</w:t>
      </w:r>
      <w:r>
        <w:rPr>
          <w:rFonts w:hint="cs"/>
          <w:cs/>
        </w:rPr>
        <w:t>ได้</w:t>
      </w:r>
      <w:r w:rsidRPr="00892FBE">
        <w:rPr>
          <w:cs/>
        </w:rPr>
        <w:t>ปฏิบัติงานสหกิจศึกษา</w:t>
      </w:r>
      <w:r>
        <w:rPr>
          <w:rFonts w:hint="cs"/>
          <w:cs/>
        </w:rPr>
        <w:t xml:space="preserve"> ณ </w:t>
      </w: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โดยมีการกำหนดให้ใช้ซอฟต์แวร์ดังต่อไปนี้</w:t>
      </w:r>
    </w:p>
    <w:p w14:paraId="78CC9718" w14:textId="6BDC51FF" w:rsidR="006126F6" w:rsidRPr="00EE2B8B" w:rsidRDefault="00EE2B8B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EE2B8B">
        <w:rPr>
          <w:rFonts w:cs="TH SarabunPSK"/>
          <w:szCs w:val="32"/>
        </w:rPr>
        <w:lastRenderedPageBreak/>
        <w:t>notepad++</w:t>
      </w:r>
    </w:p>
    <w:p w14:paraId="3767C580" w14:textId="6FCBA198" w:rsidR="004F4B46" w:rsidRDefault="004F4B46" w:rsidP="004F4B4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โปรแกรมประเภท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Text Editor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เป็นซอฟแวร์ประเภท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Open Source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สามารถนำไปใช้งานได้ฟรี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ๆ หรือจะนำ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ไปพัฒนาต่อก็ได้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 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เป็นโปรแกรมสำหรับการเปิด สร้าง และแก้ไข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สำหรับนักพัฒนาโปรแกรม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ถูกสร้างขึ้นมาให้ใช้งานแทน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รองรับการทำงานบนระบบปฏิบัติการ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MS Windows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โดยการใช้งานเป็นไปตาม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>GPL License</w:t>
      </w:r>
      <w:r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พัฒนาบนภาษา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C++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ใช้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Win32 API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และ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STL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ซึ่งทำให้โปรแกรมมีความสามารถสูง ทำงานได้รวดเร็ว ภายใต้การใช้งานทรัพยากรเครื่องต่ำและไฟล์ติดตั้งที่มีขนาดเล็ก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>5</w:t>
      </w:r>
    </w:p>
    <w:p w14:paraId="2CDCAF2E" w14:textId="39CD84FA" w:rsidR="003D4339" w:rsidRDefault="003D4339" w:rsidP="003D4339">
      <w:pPr>
        <w:pStyle w:val="NormalWeb"/>
        <w:shd w:val="clear" w:color="auto" w:fill="FFFFFF"/>
        <w:spacing w:before="0" w:beforeAutospacing="0" w:after="150" w:afterAutospacing="0"/>
        <w:ind w:firstLine="720"/>
        <w:jc w:val="center"/>
        <w:rPr>
          <w:rFonts w:ascii="TH SarabunPSK" w:hAnsi="TH SarabunPSK" w:cstheme="minorBidi"/>
          <w:color w:val="333333"/>
          <w:spacing w:val="3"/>
          <w:sz w:val="32"/>
          <w:szCs w:val="32"/>
        </w:rPr>
      </w:pPr>
      <w:r>
        <w:rPr>
          <w:rFonts w:ascii="TH SarabunPSK" w:hAnsi="TH SarabunPSK" w:cstheme="minorBidi" w:hint="cs"/>
          <w:noProof/>
          <w:color w:val="333333"/>
          <w:spacing w:val="3"/>
          <w:sz w:val="32"/>
          <w:szCs w:val="32"/>
        </w:rPr>
        <w:drawing>
          <wp:inline distT="0" distB="0" distL="0" distR="0" wp14:anchorId="0ABD34B1" wp14:editId="1CC12C4F">
            <wp:extent cx="2019300" cy="14573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epad++_Log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4017" w14:textId="77524DC2" w:rsidR="003D4339" w:rsidRPr="003D4339" w:rsidRDefault="003D4339" w:rsidP="003D4339">
      <w:pPr>
        <w:spacing w:line="240" w:lineRule="auto"/>
        <w:ind w:firstLine="720"/>
        <w:jc w:val="center"/>
        <w:rPr>
          <w:rFonts w:cstheme="minorBidi"/>
          <w:color w:val="333333"/>
          <w:spacing w:val="3"/>
        </w:rPr>
      </w:pPr>
      <w:r w:rsidRPr="00B52960">
        <w:rPr>
          <w:cs/>
        </w:rPr>
        <w:t xml:space="preserve">ภาพที่ </w:t>
      </w:r>
      <w:r w:rsidRPr="00B52960">
        <w:t>2-</w:t>
      </w:r>
      <w:r w:rsidR="00935487">
        <w:t>5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4F4B46">
        <w:rPr>
          <w:rFonts w:hint="cs"/>
          <w:color w:val="333333"/>
          <w:spacing w:val="3"/>
        </w:rPr>
        <w:t>Notepad++</w:t>
      </w:r>
    </w:p>
    <w:p w14:paraId="746C107A" w14:textId="174EFD83" w:rsidR="006126F6" w:rsidRPr="00935487" w:rsidRDefault="00935487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935487">
        <w:rPr>
          <w:rFonts w:cs="TH SarabunPSK" w:hint="cs"/>
          <w:szCs w:val="32"/>
        </w:rPr>
        <w:t>PHP MyAdmin</w:t>
      </w:r>
    </w:p>
    <w:p w14:paraId="4701AFB0" w14:textId="05A18217" w:rsidR="00935487" w:rsidRDefault="00935487" w:rsidP="00E520BE">
      <w:pPr>
        <w:pStyle w:val="NormalWeb"/>
        <w:spacing w:before="0" w:beforeAutospacing="0" w:line="312" w:lineRule="atLeast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คือเครื่องมือที่ใช้สำหรับการจัดการฐานข้อมูลหรือที่เรียกว่า </w:t>
      </w:r>
      <w:r w:rsidRPr="00935487">
        <w:rPr>
          <w:rFonts w:ascii="TH SarabunPSK" w:hAnsi="TH SarabunPSK" w:cs="TH SarabunPSK" w:hint="cs"/>
          <w:sz w:val="32"/>
          <w:szCs w:val="32"/>
        </w:rPr>
        <w:t>database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ซึ่งก็คือโปรแกรมหนึ่ง ที่จะช่วยให้เข้าไป สร้าง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ได้ด้วย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ที่ง่ายขึ้น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แทนที่จะสร้างโดยการพิมพ์คำสั่ง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จึงช่วยให้จัดทำเว็บไซต์ได้ง่ายขึ้น จัดการข้อมูลในส่วน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ซ่อมแซม แก้ไข ได้ง่ายขึ้น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E520BE">
        <w:rPr>
          <w:rFonts w:ascii="TH SarabunPSK" w:hAnsi="TH SarabunPSK" w:cs="TH SarabunPSK" w:hint="cs"/>
          <w:color w:val="000000"/>
          <w:sz w:val="32"/>
          <w:szCs w:val="32"/>
          <w:cs/>
        </w:rPr>
        <w:t>6</w:t>
      </w:r>
    </w:p>
    <w:p w14:paraId="20084DB3" w14:textId="78FCFBE4" w:rsidR="00E520BE" w:rsidRDefault="00E520BE" w:rsidP="00E520BE">
      <w:pPr>
        <w:pStyle w:val="NormalWeb"/>
        <w:spacing w:before="0" w:beforeAutospacing="0" w:line="312" w:lineRule="atLeast"/>
        <w:ind w:firstLine="720"/>
        <w:jc w:val="center"/>
        <w:rPr>
          <w:rFonts w:cs="TH SarabunPSK"/>
          <w:color w:val="FF0000"/>
          <w:szCs w:val="32"/>
        </w:rPr>
      </w:pPr>
      <w:r>
        <w:rPr>
          <w:rFonts w:cs="TH SarabunPSK" w:hint="cs"/>
          <w:noProof/>
          <w:color w:val="FF0000"/>
          <w:szCs w:val="32"/>
        </w:rPr>
        <w:drawing>
          <wp:inline distT="0" distB="0" distL="0" distR="0" wp14:anchorId="5BA0B1C4" wp14:editId="3A58BAA4">
            <wp:extent cx="2580213" cy="1437971"/>
            <wp:effectExtent l="19050" t="1905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MyAdmin_logo.sv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19" cy="1440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863A0" w14:textId="54AA4BC4" w:rsidR="00E520BE" w:rsidRPr="00E520BE" w:rsidRDefault="00E520BE" w:rsidP="00E520BE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rPr>
          <w:rFonts w:hint="cs"/>
          <w:cs/>
        </w:rPr>
        <w:t>6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935487">
        <w:rPr>
          <w:rFonts w:hint="cs"/>
        </w:rPr>
        <w:t>PHP MyAdmin</w:t>
      </w:r>
    </w:p>
    <w:p w14:paraId="10E1BCFC" w14:textId="01DBC47F" w:rsidR="00420730" w:rsidRDefault="00420730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70DFD53" w14:textId="30165686" w:rsidR="001C2674" w:rsidRDefault="00420730" w:rsidP="00420730">
      <w:pPr>
        <w:spacing w:before="0" w:after="0"/>
        <w:jc w:val="center"/>
        <w:rPr>
          <w:b/>
          <w:bCs/>
          <w:sz w:val="40"/>
          <w:szCs w:val="40"/>
        </w:rPr>
      </w:pPr>
      <w:r w:rsidRPr="00420730">
        <w:rPr>
          <w:rFonts w:hint="cs"/>
          <w:b/>
          <w:bCs/>
          <w:sz w:val="40"/>
          <w:szCs w:val="40"/>
          <w:cs/>
        </w:rPr>
        <w:lastRenderedPageBreak/>
        <w:t>บทที่ 3</w:t>
      </w:r>
    </w:p>
    <w:p w14:paraId="64021391" w14:textId="77777777" w:rsidR="00420730" w:rsidRDefault="00420730" w:rsidP="00420730">
      <w:pPr>
        <w:spacing w:before="0" w:after="0"/>
        <w:jc w:val="center"/>
        <w:rPr>
          <w:b/>
          <w:bCs/>
          <w:sz w:val="40"/>
          <w:szCs w:val="40"/>
        </w:rPr>
      </w:pPr>
    </w:p>
    <w:p w14:paraId="74A20422" w14:textId="34AE7B24" w:rsidR="00337633" w:rsidRPr="00647C7C" w:rsidRDefault="00420730" w:rsidP="00647C7C">
      <w:pPr>
        <w:spacing w:before="0" w:after="160"/>
        <w:jc w:val="center"/>
        <w:rPr>
          <w:b/>
          <w:bCs/>
          <w:sz w:val="40"/>
          <w:szCs w:val="40"/>
        </w:rPr>
      </w:pPr>
      <w:r w:rsidRPr="00420730">
        <w:rPr>
          <w:b/>
          <w:bCs/>
          <w:sz w:val="40"/>
          <w:szCs w:val="40"/>
          <w:cs/>
        </w:rPr>
        <w:t>รายละเอียดของการปฏิบัติงานสหกิจศึกษา</w:t>
      </w:r>
    </w:p>
    <w:p w14:paraId="76016EAA" w14:textId="2F481452" w:rsidR="00F151B1" w:rsidRDefault="00F151B1" w:rsidP="00337633">
      <w:pPr>
        <w:spacing w:before="0" w:after="160"/>
        <w:jc w:val="left"/>
      </w:pPr>
      <w:r>
        <w:tab/>
      </w:r>
      <w:r>
        <w:rPr>
          <w:rFonts w:hint="cs"/>
          <w:cs/>
        </w:rPr>
        <w:t>ระบบจัดการห้องสมุดเป็นระบบสารสนเทศที่เข้ามาช่วยในการจัดการห้องสมุดภายในบริษัท โดยได้รับความต้องการจากผู้ใช้งาน และการวิเคราะห์จากผู้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 ได้มีการสรุปให้มีฟังก์ชันการทำงานหลัก ๆ ได้ดังนี้ การเข้าสู่ระบบ การยืม การคืน การชำระเงิน ส่วนของข้อมูลพื้นฐาน และนำออกรายงานต่าง ๆ</w:t>
      </w:r>
    </w:p>
    <w:p w14:paraId="72A7F540" w14:textId="49384509" w:rsidR="00F151B1" w:rsidRDefault="00F151B1" w:rsidP="00337633">
      <w:pPr>
        <w:spacing w:before="0" w:after="160"/>
        <w:jc w:val="left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ในบทนี้เป็นการอธิบายรายละเอียดเกี่ยวกับการออกแบบในการพัฒนาระบบจัดการห้องสมุดที่ผู้ปฏิบัติงานสหกิจศึกษาได้รับมอบหมาย </w:t>
      </w:r>
      <w:r w:rsidRPr="00F151B1">
        <w:rPr>
          <w:cs/>
        </w:rPr>
        <w:t>ซึ่งประกอบด้วย การศึกษา และวิเคราะห์งานตามม</w:t>
      </w:r>
      <w:r>
        <w:rPr>
          <w:rFonts w:hint="cs"/>
          <w:cs/>
        </w:rPr>
        <w:t>อ</w:t>
      </w:r>
      <w:r w:rsidRPr="00F151B1">
        <w:rPr>
          <w:cs/>
        </w:rPr>
        <w:t>ดูลที่ได้รับ มอบหมาย ปรับปรุงแก้ไขข้อมูลต่าง ๆ ให้ตรงตามความ ต้องการของ</w:t>
      </w:r>
      <w:r>
        <w:rPr>
          <w:rFonts w:hint="cs"/>
          <w:cs/>
        </w:rPr>
        <w:t>ผู้ใช้งาน</w:t>
      </w:r>
      <w:r w:rsidRPr="00F151B1">
        <w:rPr>
          <w:cs/>
        </w:rPr>
        <w:t xml:space="preserve"> และการออกแบบการทํางานต่าง ๆ ได้แก่ แผนภาพยูสเคส แผนภาพกิจกรรม แผนภาพลําดับการทํางาน และแผนภาพความสัมพันธ์ซึ่งจะกล่าวในลําดับต่อไ</w:t>
      </w:r>
      <w:r>
        <w:rPr>
          <w:rFonts w:hint="cs"/>
          <w:cs/>
        </w:rPr>
        <w:t>ป</w:t>
      </w:r>
    </w:p>
    <w:p w14:paraId="521E6E3D" w14:textId="725A78E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 w:rsidRPr="00F151B1">
        <w:rPr>
          <w:rFonts w:hint="cs"/>
          <w:b/>
          <w:bCs/>
          <w:sz w:val="36"/>
          <w:szCs w:val="36"/>
          <w:cs/>
        </w:rPr>
        <w:t>3.1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วิเคราะห์และออกแบบการท</w:t>
      </w:r>
      <w:r w:rsidRPr="00F151B1"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งานของระบบสารสนเทศ</w:t>
      </w:r>
    </w:p>
    <w:p w14:paraId="13DD3FDD" w14:textId="41585F10" w:rsidR="00F151B1" w:rsidRP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เพื่อให้ระบบที่ทํางานมีประสิทธิภาพในการทํางานสูงสุดผู้พัฒนาจําเป็นต้องทําการออกแบบ และ วิเคราะห์ระบบเพื่อสกัดความต้องการให้ออกมาอยู่ในรูปแบบที่เข้าใจได้ โดยสิ่งที่ทําให้ ผู้พัฒนา และผู้</w:t>
      </w:r>
      <w:r w:rsidR="007500C3">
        <w:rPr>
          <w:rFonts w:hint="cs"/>
          <w:cs/>
        </w:rPr>
        <w:t>ใช้งาน</w:t>
      </w:r>
      <w:r w:rsidRPr="00F151B1">
        <w:rPr>
          <w:cs/>
        </w:rPr>
        <w:t>สามารถเข้าใจไปในทิศทางเดียวกันได้นั้นจําเป็นต้องต้องมีรูปแบบที่สามารถ เข้าใจได้ง่ายในรูปแบบแผนภาพซึ่งแต่ละแผนภาพนั้นมีความแตกต่างกันไปในแต่ละหน้าที่ เช่น แผนภาพยูสเคสใช้เพื่อระบุการทํางานทั้งหมดที่ผู้ใช้งานต่าง ๆ สามารถกระทํากับระบบได้  แผนภาพคําอธิบายแผนภาพยูสเคส ใช้เพื่ออธิบายรายละเอียดต่าง ๆ ภายในแผนภาพยูสเคส โดย อธิบายถึงลักษณะการทํางาน และความสัมพันธ์ของแต่ละยูสเคส แผนภาพกิจกรรมเป็นการอธิบาย การทํางานอย่างละเอียดว่าผู้ใช้งานสามารถกระทําสิ่งใดกับระบบ และระบบสามารถแสดงผลอย่างไร กับผู้ใช้งานโดยทั้งหมดที่กล่าวมาจะแสดงในรูปแบบแผนภาพซึ่งสามารถเข้าใจได้ง่ายโดยแผนภาพ ทั้งหมดนั้นมีรายละเอียดดังต่อไปน</w:t>
      </w:r>
      <w:r>
        <w:rPr>
          <w:rFonts w:hint="cs"/>
          <w:cs/>
        </w:rPr>
        <w:t>ี้</w:t>
      </w:r>
    </w:p>
    <w:p w14:paraId="7F096EA6" w14:textId="5022353F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>1</w:t>
      </w:r>
      <w:r w:rsidRPr="00F151B1">
        <w:t xml:space="preserve">) </w:t>
      </w:r>
      <w:r w:rsidRPr="00F151B1">
        <w:rPr>
          <w:cs/>
        </w:rPr>
        <w:t>รายละเอียดแผนภาพยูสเคส (</w:t>
      </w:r>
      <w:r w:rsidRPr="00F151B1">
        <w:t>Use Case Diagram)</w:t>
      </w:r>
    </w:p>
    <w:p w14:paraId="4B61A414" w14:textId="3CA2F1D1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2) </w:t>
      </w:r>
      <w:r w:rsidRPr="00F151B1">
        <w:rPr>
          <w:cs/>
        </w:rPr>
        <w:t>รายละเอียดค</w:t>
      </w:r>
      <w:r w:rsidRPr="00F151B1">
        <w:rPr>
          <w:rFonts w:hint="cs"/>
          <w:cs/>
        </w:rPr>
        <w:t>ำ</w:t>
      </w:r>
      <w:r w:rsidRPr="00F151B1">
        <w:rPr>
          <w:cs/>
        </w:rPr>
        <w:t>อธิบายแผนภาพยูสเคส (</w:t>
      </w:r>
      <w:r w:rsidRPr="00F151B1">
        <w:t>Use Case Description)</w:t>
      </w:r>
    </w:p>
    <w:p w14:paraId="3CAED682" w14:textId="11FBA5E2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3) </w:t>
      </w:r>
      <w:r w:rsidRPr="00F151B1">
        <w:rPr>
          <w:cs/>
        </w:rPr>
        <w:t>รายละเอียดแผนภาพกิจกรรม (</w:t>
      </w:r>
      <w:r w:rsidRPr="00F151B1">
        <w:t>Activity Diagram)</w:t>
      </w:r>
    </w:p>
    <w:p w14:paraId="003FEEF1" w14:textId="24B6F20A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4) รายละเอียดแผนภาพความสัมพันธ์ของข้อมูล </w:t>
      </w:r>
      <w:r w:rsidRPr="00F151B1">
        <w:t>(Entity Relationship Diagram)</w:t>
      </w:r>
    </w:p>
    <w:p w14:paraId="19703AEF" w14:textId="77777777" w:rsidR="00647C7C" w:rsidRPr="00F151B1" w:rsidRDefault="00647C7C" w:rsidP="00337633">
      <w:pPr>
        <w:spacing w:before="0" w:after="160"/>
        <w:jc w:val="left"/>
        <w:rPr>
          <w:cs/>
        </w:rPr>
      </w:pPr>
    </w:p>
    <w:p w14:paraId="5B0B4A37" w14:textId="7CCF78DE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รายละเอียดแผนภาพยูสเคส (</w:t>
      </w:r>
      <w:r w:rsidRPr="00F151B1">
        <w:rPr>
          <w:b/>
          <w:bCs/>
          <w:sz w:val="36"/>
          <w:szCs w:val="36"/>
        </w:rPr>
        <w:t>Use Case Diagram)</w:t>
      </w:r>
    </w:p>
    <w:p w14:paraId="3E5CD67B" w14:textId="075689AB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แผนภาพที่แสดงหน้าที่ที่ระบบจะต้องกระทําทั้งหมดซึ่งในส่วนของ</w:t>
      </w:r>
      <w:r w:rsidR="007500C3">
        <w:rPr>
          <w:rFonts w:hint="cs"/>
          <w:cs/>
        </w:rPr>
        <w:t>ระบบจัดการห้องสมุด</w:t>
      </w:r>
      <w:r w:rsidRPr="00F151B1">
        <w:rPr>
          <w:cs/>
        </w:rPr>
        <w:t xml:space="preserve">นั้นมีการกระทําหลัง ๆ ทั้งหมด 4 การทํางานได้แก่ </w:t>
      </w:r>
      <w:r w:rsidR="007500C3">
        <w:rPr>
          <w:rFonts w:hint="cs"/>
          <w:cs/>
        </w:rPr>
        <w:t xml:space="preserve">การเข้าสู่ระบบ การยืม การคืน การชำระเงิน ส่วนของข้อมูลพื้นฐาน และนำออกรายงานต่าง ๆ </w:t>
      </w:r>
      <w:r w:rsidRPr="00F151B1">
        <w:rPr>
          <w:cs/>
        </w:rPr>
        <w:t>ดังที่แสดงใน ภาพที่ 3-1</w:t>
      </w:r>
    </w:p>
    <w:p w14:paraId="5919BFBF" w14:textId="7D3BD3EF" w:rsidR="00F151B1" w:rsidRDefault="00F151B1" w:rsidP="00337633">
      <w:pPr>
        <w:spacing w:before="0" w:after="160"/>
        <w:jc w:val="left"/>
      </w:pPr>
      <w:r>
        <w:rPr>
          <w:noProof/>
          <w:cs/>
        </w:rPr>
        <w:drawing>
          <wp:inline distT="0" distB="0" distL="0" distR="0" wp14:anchorId="7335446A" wp14:editId="527A30C9">
            <wp:extent cx="5638800" cy="63436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07238" w14:textId="01919960" w:rsidR="00F151B1" w:rsidRDefault="007500C3" w:rsidP="007500C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rPr>
          <w:rFonts w:hint="cs"/>
          <w:cs/>
        </w:rPr>
        <w:t>1</w:t>
      </w:r>
      <w:r w:rsidRPr="00B52960">
        <w:t xml:space="preserve"> </w:t>
      </w:r>
      <w:r>
        <w:rPr>
          <w:rFonts w:hint="cs"/>
          <w:cs/>
        </w:rPr>
        <w:t xml:space="preserve">แผนภาพ </w:t>
      </w:r>
      <w:r>
        <w:t>Use Case</w:t>
      </w:r>
    </w:p>
    <w:p w14:paraId="49B5B458" w14:textId="77777777" w:rsidR="00647C7C" w:rsidRPr="007500C3" w:rsidRDefault="00647C7C" w:rsidP="007500C3">
      <w:pPr>
        <w:spacing w:line="240" w:lineRule="auto"/>
        <w:ind w:firstLine="720"/>
        <w:jc w:val="center"/>
        <w:rPr>
          <w:color w:val="FF0000"/>
        </w:rPr>
      </w:pPr>
    </w:p>
    <w:p w14:paraId="54C1DBB9" w14:textId="00AAA723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3.1.2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รายละเอียดค</w:t>
      </w:r>
      <w:r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อธิบายแผนภาพยูสเคส (</w:t>
      </w:r>
      <w:r w:rsidRPr="00F151B1">
        <w:rPr>
          <w:b/>
          <w:bCs/>
          <w:sz w:val="36"/>
          <w:szCs w:val="36"/>
        </w:rPr>
        <w:t>Use Case Description)</w:t>
      </w:r>
    </w:p>
    <w:p w14:paraId="2DDAA68F" w14:textId="202136E2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คําอธิบายแผนภาพยูสเคสเป็นการนําแผนภาพยูสเคสมาอธิบายถึงรายละเอียดของแต่ละยูสเคสเพื่อให้เห็นถึงรายละเอียดของการทํางานต่าง ๆ และความสัมพันธ์ระหว่างยูสเคสโดยแต่ละยูสเคสนั้นมีความสัมพันธ์กัน หรือไม่มีความสัมพันธ์กันก็สามารถเกิดขึ้นได้ทั้งหมด และคําอธิบาย แผนภาพยูสเคสนั้นรวมไปถึงขั้นตอนการทํางานของแต่ละยูสเคส และระดับความสําคัญของยูสเคส</w:t>
      </w:r>
    </w:p>
    <w:p w14:paraId="7D14784D" w14:textId="5F6882F8" w:rsidR="00F151B1" w:rsidRDefault="00F151B1" w:rsidP="00337633">
      <w:pPr>
        <w:spacing w:before="0" w:after="160"/>
        <w:jc w:val="left"/>
      </w:pPr>
      <w:r>
        <w:rPr>
          <w:cs/>
        </w:rPr>
        <w:tab/>
      </w:r>
      <w:r w:rsidRPr="00F151B1">
        <w:rPr>
          <w:cs/>
        </w:rPr>
        <w:t>จากแผนภาพยูสเคสจะเริ่มจากยูสเคสการ</w:t>
      </w:r>
      <w:r w:rsidR="00647C7C">
        <w:rPr>
          <w:rFonts w:hint="cs"/>
          <w:cs/>
        </w:rPr>
        <w:t>เข้าสู่ระบบ</w:t>
      </w:r>
      <w:r w:rsidR="00C9697C">
        <w:rPr>
          <w:rFonts w:hint="cs"/>
          <w:cs/>
        </w:rPr>
        <w:t>จนไปถึงการทำงานในส่วนต่าง ๆ ของระบบดังนี้ การยืม การคืน การชำระเงิน ส่วนของข้อมูลพื้นฐาน และนำออกรายงานต่าง ๆ</w:t>
      </w:r>
    </w:p>
    <w:p w14:paraId="696F14D8" w14:textId="05DC26A7" w:rsidR="00C9697C" w:rsidRDefault="00C9697C" w:rsidP="00337633">
      <w:pPr>
        <w:spacing w:before="0" w:after="160"/>
        <w:jc w:val="left"/>
      </w:pPr>
      <w:r w:rsidRPr="00C9697C">
        <w:rPr>
          <w:cs/>
        </w:rPr>
        <w:t>ตารางที่ 3-1  คําอธิบายยูสเคส</w:t>
      </w:r>
      <w:r>
        <w:rPr>
          <w:rFonts w:hint="cs"/>
          <w:cs/>
        </w:rPr>
        <w:t>เข้าสู่ระบบ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468"/>
        <w:gridCol w:w="2359"/>
      </w:tblGrid>
      <w:tr w:rsidR="00F151B1" w:rsidRPr="003952A3" w14:paraId="097CF564" w14:textId="77777777" w:rsidTr="00C9697C">
        <w:tc>
          <w:tcPr>
            <w:tcW w:w="5813" w:type="dxa"/>
            <w:gridSpan w:val="2"/>
          </w:tcPr>
          <w:p w14:paraId="2420A69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1468" w:type="dxa"/>
          </w:tcPr>
          <w:p w14:paraId="13A2C106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359" w:type="dxa"/>
          </w:tcPr>
          <w:p w14:paraId="65D3CD6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สูง</w:t>
            </w:r>
          </w:p>
        </w:tc>
      </w:tr>
      <w:tr w:rsidR="00F151B1" w:rsidRPr="003952A3" w14:paraId="38A9C608" w14:textId="77777777" w:rsidTr="006F3D5D">
        <w:tc>
          <w:tcPr>
            <w:tcW w:w="5813" w:type="dxa"/>
            <w:gridSpan w:val="2"/>
          </w:tcPr>
          <w:p w14:paraId="19DEBD8B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111A4A87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ปานกลาง</w:t>
            </w:r>
          </w:p>
        </w:tc>
      </w:tr>
      <w:tr w:rsidR="00F151B1" w:rsidRPr="003952A3" w14:paraId="0FD48D9C" w14:textId="77777777" w:rsidTr="006F3D5D">
        <w:tc>
          <w:tcPr>
            <w:tcW w:w="9640" w:type="dxa"/>
            <w:gridSpan w:val="4"/>
          </w:tcPr>
          <w:p w14:paraId="641EE21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107469E" w14:textId="77777777" w:rsidTr="006F3D5D">
        <w:tc>
          <w:tcPr>
            <w:tcW w:w="9640" w:type="dxa"/>
            <w:gridSpan w:val="4"/>
          </w:tcPr>
          <w:p w14:paraId="684959C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เป็นยูสเคสที่ใช้งานสำหรับการเข้าสู่ระบบจัดการห้องสมุด</w:t>
            </w:r>
          </w:p>
        </w:tc>
      </w:tr>
      <w:tr w:rsidR="00F151B1" w:rsidRPr="003952A3" w14:paraId="6A24C227" w14:textId="77777777" w:rsidTr="006F3D5D">
        <w:tc>
          <w:tcPr>
            <w:tcW w:w="9640" w:type="dxa"/>
            <w:gridSpan w:val="4"/>
          </w:tcPr>
          <w:p w14:paraId="6F2D153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เมื่อต้องการใช้งานการเข้าสู่ระบบ เพื่อใช้งานในส่วนของฟังก์ชันเมนูที่มากขึ้น</w:t>
            </w:r>
          </w:p>
          <w:p w14:paraId="2F945F9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065765" w14:textId="77777777" w:rsidTr="006F3D5D">
        <w:tc>
          <w:tcPr>
            <w:tcW w:w="9640" w:type="dxa"/>
            <w:gridSpan w:val="4"/>
          </w:tcPr>
          <w:p w14:paraId="1F39543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561B4F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067B3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566E4A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5F8F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DB0EF" w14:textId="77777777" w:rsidTr="006F3D5D">
        <w:tc>
          <w:tcPr>
            <w:tcW w:w="2552" w:type="dxa"/>
          </w:tcPr>
          <w:p w14:paraId="5653A7C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258D203" w14:textId="77777777" w:rsidR="00F151B1" w:rsidRPr="003952A3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ต้องมีการเลือกเมนูเข้าสู่ระบบ</w:t>
            </w:r>
          </w:p>
        </w:tc>
      </w:tr>
      <w:tr w:rsidR="00F151B1" w:rsidRPr="003952A3" w14:paraId="1125D49D" w14:textId="77777777" w:rsidTr="006F3D5D">
        <w:tc>
          <w:tcPr>
            <w:tcW w:w="2552" w:type="dxa"/>
          </w:tcPr>
          <w:p w14:paraId="64F96D41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FE14BCD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เข้าสู่ระบบ และทำการแสดงหน้าจอหลักของระบบ</w:t>
            </w:r>
          </w:p>
        </w:tc>
      </w:tr>
      <w:tr w:rsidR="00F151B1" w:rsidRPr="003952A3" w14:paraId="4D13451E" w14:textId="77777777" w:rsidTr="006F3D5D">
        <w:tc>
          <w:tcPr>
            <w:tcW w:w="2552" w:type="dxa"/>
          </w:tcPr>
          <w:p w14:paraId="735A360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6D827E0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D7E9B2A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0EB0786" w14:textId="77777777" w:rsidTr="006F3D5D">
        <w:tc>
          <w:tcPr>
            <w:tcW w:w="2552" w:type="dxa"/>
          </w:tcPr>
          <w:p w14:paraId="774F65D7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C02D00F" w14:textId="57F3BABE" w:rsidR="00F151B1" w:rsidRDefault="00F151B1" w:rsidP="00FA196E">
            <w:pPr>
              <w:spacing w:before="0" w:after="0"/>
            </w:pPr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“SI</w:t>
            </w:r>
            <w:r w:rsidR="007F18D3">
              <w:t>GN</w:t>
            </w:r>
            <w:r>
              <w:t xml:space="preserve"> IN”</w:t>
            </w:r>
          </w:p>
          <w:p w14:paraId="0CA2697E" w14:textId="77777777" w:rsidR="00F151B1" w:rsidRDefault="00F151B1" w:rsidP="00FA196E">
            <w:pPr>
              <w:spacing w:before="0" w:after="0"/>
            </w:pPr>
          </w:p>
          <w:p w14:paraId="4DB5C197" w14:textId="77777777" w:rsidR="00F151B1" w:rsidRPr="00286180" w:rsidRDefault="00F151B1" w:rsidP="00FA196E">
            <w:pPr>
              <w:spacing w:before="0" w:after="0"/>
              <w:jc w:val="left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 xml:space="preserve">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50D0AE3F" w14:textId="77777777" w:rsidR="00F151B1" w:rsidRDefault="00F151B1" w:rsidP="00FA196E">
            <w:pPr>
              <w:spacing w:before="0" w:after="0"/>
            </w:pPr>
          </w:p>
          <w:p w14:paraId="70B99268" w14:textId="77777777" w:rsidR="00F151B1" w:rsidRDefault="00F151B1" w:rsidP="00FA196E">
            <w:pPr>
              <w:spacing w:before="0" w:after="0"/>
              <w:jc w:val="left"/>
            </w:pPr>
            <w:r>
              <w:t xml:space="preserve">2. </w:t>
            </w:r>
            <w:r>
              <w:rPr>
                <w:rFonts w:hint="cs"/>
                <w:cs/>
              </w:rPr>
              <w:t xml:space="preserve">แสดงหน้าให้ใส่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</w:p>
          <w:p w14:paraId="21338F43" w14:textId="77777777" w:rsidR="00F151B1" w:rsidRDefault="00F151B1" w:rsidP="00FA196E">
            <w:pPr>
              <w:spacing w:before="0" w:after="0"/>
            </w:pPr>
          </w:p>
          <w:p w14:paraId="520BBED4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 xml:space="preserve">4. เช็คข้อมูล </w:t>
            </w:r>
            <w:r>
              <w:t>User account</w:t>
            </w:r>
          </w:p>
          <w:p w14:paraId="27A49B6A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ทำการเข้าสู่ระบบ</w:t>
            </w:r>
          </w:p>
        </w:tc>
      </w:tr>
      <w:tr w:rsidR="00F151B1" w:rsidRPr="003952A3" w14:paraId="09CBE1DF" w14:textId="77777777" w:rsidTr="006F3D5D">
        <w:tc>
          <w:tcPr>
            <w:tcW w:w="2552" w:type="dxa"/>
          </w:tcPr>
          <w:p w14:paraId="038C8D9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221126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 xml:space="preserve">3. 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Password </w:t>
            </w:r>
            <w:r>
              <w:rPr>
                <w:rFonts w:hint="cs"/>
                <w:cs/>
              </w:rPr>
              <w:t>ผิด ซึ่งจะไม่สามารถเข้าสู่ระบบได้</w:t>
            </w:r>
          </w:p>
        </w:tc>
      </w:tr>
    </w:tbl>
    <w:p w14:paraId="7D337D5A" w14:textId="4A532125" w:rsidR="00F151B1" w:rsidRDefault="00F151B1" w:rsidP="00337633">
      <w:pPr>
        <w:spacing w:before="0" w:after="160"/>
        <w:jc w:val="left"/>
      </w:pPr>
    </w:p>
    <w:p w14:paraId="722B71DD" w14:textId="0A2D8F80" w:rsidR="00C9697C" w:rsidRDefault="00C9697C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2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ออกจากระบบ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28"/>
        <w:gridCol w:w="1999"/>
      </w:tblGrid>
      <w:tr w:rsidR="00F151B1" w:rsidRPr="003952A3" w14:paraId="34277D79" w14:textId="77777777" w:rsidTr="00FA196E">
        <w:tc>
          <w:tcPr>
            <w:tcW w:w="5813" w:type="dxa"/>
            <w:gridSpan w:val="2"/>
          </w:tcPr>
          <w:p w14:paraId="1D2C9305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ออกจากระบบ</w:t>
            </w:r>
          </w:p>
        </w:tc>
        <w:tc>
          <w:tcPr>
            <w:tcW w:w="1828" w:type="dxa"/>
          </w:tcPr>
          <w:p w14:paraId="5210E98A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99" w:type="dxa"/>
          </w:tcPr>
          <w:p w14:paraId="6DDC3699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สูง</w:t>
            </w:r>
          </w:p>
        </w:tc>
      </w:tr>
      <w:tr w:rsidR="00F151B1" w:rsidRPr="003952A3" w14:paraId="6CE327CC" w14:textId="77777777" w:rsidTr="006F3D5D">
        <w:tc>
          <w:tcPr>
            <w:tcW w:w="5813" w:type="dxa"/>
            <w:gridSpan w:val="2"/>
          </w:tcPr>
          <w:p w14:paraId="6A056864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6C82B192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น้อย</w:t>
            </w:r>
          </w:p>
        </w:tc>
      </w:tr>
      <w:tr w:rsidR="00F151B1" w:rsidRPr="003952A3" w14:paraId="37F4EEE7" w14:textId="77777777" w:rsidTr="006F3D5D">
        <w:tc>
          <w:tcPr>
            <w:tcW w:w="9640" w:type="dxa"/>
            <w:gridSpan w:val="4"/>
          </w:tcPr>
          <w:p w14:paraId="617A9D6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B261AC" w14:textId="77777777" w:rsidTr="006F3D5D">
        <w:tc>
          <w:tcPr>
            <w:tcW w:w="9640" w:type="dxa"/>
            <w:gridSpan w:val="4"/>
          </w:tcPr>
          <w:p w14:paraId="4A7DEB2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ออกจากระบบ</w:t>
            </w:r>
            <w:r w:rsidRPr="004E03F9">
              <w:rPr>
                <w:rFonts w:hint="cs"/>
                <w:cs/>
              </w:rPr>
              <w:t>จัดการห้องสมุด</w:t>
            </w:r>
          </w:p>
        </w:tc>
      </w:tr>
      <w:tr w:rsidR="00F151B1" w:rsidRPr="003952A3" w14:paraId="7D0F062A" w14:textId="77777777" w:rsidTr="006F3D5D">
        <w:tc>
          <w:tcPr>
            <w:tcW w:w="9640" w:type="dxa"/>
            <w:gridSpan w:val="4"/>
          </w:tcPr>
          <w:p w14:paraId="6559FA0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</w:t>
            </w:r>
            <w:r>
              <w:rPr>
                <w:rFonts w:hint="cs"/>
                <w:cs/>
              </w:rPr>
              <w:t>ออกจากระบบ</w:t>
            </w:r>
          </w:p>
          <w:p w14:paraId="47D9794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6C4B890" w14:textId="77777777" w:rsidTr="006F3D5D">
        <w:tc>
          <w:tcPr>
            <w:tcW w:w="9640" w:type="dxa"/>
            <w:gridSpan w:val="4"/>
          </w:tcPr>
          <w:p w14:paraId="446C63E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D409AD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281C7E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7DDFA6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9DBF7F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7D8ECFA" w14:textId="77777777" w:rsidTr="006F3D5D">
        <w:tc>
          <w:tcPr>
            <w:tcW w:w="2552" w:type="dxa"/>
          </w:tcPr>
          <w:p w14:paraId="73E9537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934C0E5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ต้องมีการเข้าสู่ระบบจัดการห้องสมุด</w:t>
            </w:r>
          </w:p>
        </w:tc>
      </w:tr>
      <w:tr w:rsidR="00F151B1" w:rsidRPr="003952A3" w14:paraId="72603807" w14:textId="77777777" w:rsidTr="006F3D5D">
        <w:tc>
          <w:tcPr>
            <w:tcW w:w="2552" w:type="dxa"/>
          </w:tcPr>
          <w:p w14:paraId="3808203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C8BF50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ออกจากระบบ และทำการแสดงหน้าจอหลักของระบบ</w:t>
            </w:r>
          </w:p>
        </w:tc>
      </w:tr>
      <w:tr w:rsidR="00F151B1" w:rsidRPr="003952A3" w14:paraId="5923C6D3" w14:textId="77777777" w:rsidTr="006F3D5D">
        <w:tc>
          <w:tcPr>
            <w:tcW w:w="2552" w:type="dxa"/>
          </w:tcPr>
          <w:p w14:paraId="705247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F9A370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A3EDFFC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F446815" w14:textId="77777777" w:rsidTr="006F3D5D">
        <w:tc>
          <w:tcPr>
            <w:tcW w:w="2552" w:type="dxa"/>
          </w:tcPr>
          <w:p w14:paraId="4C8F654B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42DC384" w14:textId="77777777" w:rsidR="00F151B1" w:rsidRDefault="00F151B1" w:rsidP="00FA196E">
            <w:pPr>
              <w:spacing w:before="0" w:after="0"/>
            </w:pPr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“LOGOUT”</w:t>
            </w:r>
          </w:p>
          <w:p w14:paraId="5AB26D8D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0A21A8D2" w14:textId="77777777" w:rsidR="00F151B1" w:rsidRDefault="00F151B1" w:rsidP="00FA196E">
            <w:pPr>
              <w:spacing w:before="0" w:after="0"/>
            </w:pPr>
          </w:p>
          <w:p w14:paraId="485637A9" w14:textId="77777777" w:rsidR="00F151B1" w:rsidRDefault="00F151B1" w:rsidP="00FA196E">
            <w:pPr>
              <w:spacing w:before="0" w:after="0"/>
            </w:pPr>
            <w:r>
              <w:t xml:space="preserve">2. </w:t>
            </w:r>
            <w:r>
              <w:rPr>
                <w:rFonts w:hint="cs"/>
                <w:cs/>
              </w:rPr>
              <w:t>ทำการออกจากระบบ</w:t>
            </w:r>
          </w:p>
          <w:p w14:paraId="2EA2312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3. แสดงหน้าจอทำงานหลัก</w:t>
            </w:r>
          </w:p>
        </w:tc>
      </w:tr>
      <w:tr w:rsidR="00F151B1" w:rsidRPr="003952A3" w14:paraId="4B2B6898" w14:textId="77777777" w:rsidTr="006F3D5D">
        <w:tc>
          <w:tcPr>
            <w:tcW w:w="2552" w:type="dxa"/>
          </w:tcPr>
          <w:p w14:paraId="1E59A8F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0B42CE6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19D1B57F" w14:textId="31E25D5A" w:rsidR="00F151B1" w:rsidRDefault="00F151B1" w:rsidP="00337633">
      <w:pPr>
        <w:spacing w:before="0" w:after="160"/>
        <w:jc w:val="left"/>
      </w:pPr>
    </w:p>
    <w:p w14:paraId="54240D2D" w14:textId="45A5F4FE" w:rsidR="00F151B1" w:rsidRDefault="00F151B1" w:rsidP="00337633">
      <w:pPr>
        <w:spacing w:before="0" w:after="160"/>
        <w:jc w:val="left"/>
      </w:pPr>
    </w:p>
    <w:p w14:paraId="0FBA7C80" w14:textId="0046F087" w:rsidR="00C9697C" w:rsidRDefault="00FA196E" w:rsidP="00337633">
      <w:pPr>
        <w:spacing w:before="0" w:after="160"/>
        <w:jc w:val="left"/>
      </w:pPr>
      <w:r>
        <w:rPr>
          <w:cs/>
        </w:rPr>
        <w:br w:type="page"/>
      </w:r>
    </w:p>
    <w:p w14:paraId="0C4D1D1F" w14:textId="4719A9CD" w:rsidR="00F151B1" w:rsidRDefault="00C9697C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3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ชำระเงิน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648"/>
        <w:gridCol w:w="2179"/>
      </w:tblGrid>
      <w:tr w:rsidR="00F151B1" w:rsidRPr="003952A3" w14:paraId="7719E9C8" w14:textId="77777777" w:rsidTr="00C9697C">
        <w:tc>
          <w:tcPr>
            <w:tcW w:w="5813" w:type="dxa"/>
            <w:gridSpan w:val="2"/>
          </w:tcPr>
          <w:p w14:paraId="36B40BD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ชำระเงิน</w:t>
            </w:r>
          </w:p>
        </w:tc>
        <w:tc>
          <w:tcPr>
            <w:tcW w:w="1648" w:type="dxa"/>
          </w:tcPr>
          <w:p w14:paraId="3436142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179" w:type="dxa"/>
          </w:tcPr>
          <w:p w14:paraId="19AF59E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7844E74" w14:textId="77777777" w:rsidTr="006F3D5D">
        <w:tc>
          <w:tcPr>
            <w:tcW w:w="5813" w:type="dxa"/>
            <w:gridSpan w:val="2"/>
          </w:tcPr>
          <w:p w14:paraId="382A9432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484036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19AECD1D" w14:textId="77777777" w:rsidTr="006F3D5D">
        <w:tc>
          <w:tcPr>
            <w:tcW w:w="9640" w:type="dxa"/>
            <w:gridSpan w:val="4"/>
          </w:tcPr>
          <w:p w14:paraId="59C29A8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6E2E49F" w14:textId="77777777" w:rsidTr="006F3D5D">
        <w:tc>
          <w:tcPr>
            <w:tcW w:w="9640" w:type="dxa"/>
            <w:gridSpan w:val="4"/>
          </w:tcPr>
          <w:p w14:paraId="61FFA17B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เป็นยูสเคสที่ใช้งานสำหรับทำรายการชำระเงินให้แก่ผู้ใช้งานทั่วไป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873F58">
              <w:rPr>
                <w:rFonts w:hint="cs"/>
                <w:cs/>
              </w:rPr>
              <w:t>เมื่อ</w:t>
            </w:r>
            <w:r>
              <w:rPr>
                <w:rFonts w:hint="cs"/>
                <w:cs/>
              </w:rPr>
              <w:t>มียอดค้างชำระ</w:t>
            </w:r>
          </w:p>
        </w:tc>
      </w:tr>
      <w:tr w:rsidR="00F151B1" w:rsidRPr="003952A3" w14:paraId="3113CB5E" w14:textId="77777777" w:rsidTr="006F3D5D">
        <w:tc>
          <w:tcPr>
            <w:tcW w:w="9640" w:type="dxa"/>
            <w:gridSpan w:val="4"/>
          </w:tcPr>
          <w:p w14:paraId="696961A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รทำรายการชำระเงินให้แก่ผู้ใช้งานทั่วไป</w:t>
            </w:r>
          </w:p>
          <w:p w14:paraId="0AD539B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B2D08C" w14:textId="77777777" w:rsidTr="006F3D5D">
        <w:tc>
          <w:tcPr>
            <w:tcW w:w="9640" w:type="dxa"/>
            <w:gridSpan w:val="4"/>
          </w:tcPr>
          <w:p w14:paraId="5F6D9D3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B35B03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5B6B26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CE80E7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D8093C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F76047" w14:textId="77777777" w:rsidTr="006F3D5D">
        <w:tc>
          <w:tcPr>
            <w:tcW w:w="2552" w:type="dxa"/>
          </w:tcPr>
          <w:p w14:paraId="2EF78A1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79582A" w14:textId="77777777" w:rsidR="00F151B1" w:rsidRDefault="00F151B1" w:rsidP="00FA196E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“MANAGE”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จัดการยืม คืน ชำระเงิน</w:t>
            </w:r>
            <w:r w:rsidRPr="00B13758">
              <w:t>”</w:t>
            </w:r>
          </w:p>
          <w:p w14:paraId="6F382BDB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ต้องมีการทำการคืน และมียอดค้างชำระ</w:t>
            </w:r>
          </w:p>
        </w:tc>
      </w:tr>
      <w:tr w:rsidR="00F151B1" w:rsidRPr="003952A3" w14:paraId="108544B2" w14:textId="77777777" w:rsidTr="006F3D5D">
        <w:tc>
          <w:tcPr>
            <w:tcW w:w="2552" w:type="dxa"/>
          </w:tcPr>
          <w:p w14:paraId="2535570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A58ECE8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อัพเดทยอดค้างชำระ</w:t>
            </w:r>
          </w:p>
        </w:tc>
      </w:tr>
      <w:tr w:rsidR="00F151B1" w:rsidRPr="003952A3" w14:paraId="1824BF7A" w14:textId="77777777" w:rsidTr="006F3D5D">
        <w:tc>
          <w:tcPr>
            <w:tcW w:w="2552" w:type="dxa"/>
          </w:tcPr>
          <w:p w14:paraId="63A90DE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787E57B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37B9C3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348BDFA" w14:textId="77777777" w:rsidTr="006F3D5D">
        <w:tc>
          <w:tcPr>
            <w:tcW w:w="2552" w:type="dxa"/>
          </w:tcPr>
          <w:p w14:paraId="54D26876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26FE591A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“MANAGE”</w:t>
            </w:r>
          </w:p>
          <w:p w14:paraId="06ACF2F2" w14:textId="77777777" w:rsidR="00F151B1" w:rsidRPr="000A681E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0A681E">
              <w:t>”</w:t>
            </w:r>
          </w:p>
          <w:p w14:paraId="33F0DFBE" w14:textId="77777777" w:rsidR="00F151B1" w:rsidRDefault="00F151B1" w:rsidP="00FA196E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แล้วกดปุ่มยืนยัน</w:t>
            </w:r>
          </w:p>
          <w:p w14:paraId="3AC44DD9" w14:textId="77777777" w:rsidR="00F151B1" w:rsidRDefault="00F151B1" w:rsidP="00FA196E">
            <w:pPr>
              <w:spacing w:before="0" w:after="0"/>
            </w:pPr>
          </w:p>
          <w:p w14:paraId="17EB3ECC" w14:textId="77777777" w:rsidR="00F151B1" w:rsidRDefault="00F151B1" w:rsidP="00FA196E">
            <w:pPr>
              <w:spacing w:before="0" w:after="0"/>
            </w:pPr>
          </w:p>
          <w:p w14:paraId="36D4DE18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กดปุ่มชำระเงิน</w:t>
            </w:r>
          </w:p>
          <w:p w14:paraId="1F590B39" w14:textId="77777777" w:rsidR="00F151B1" w:rsidRDefault="00F151B1" w:rsidP="00FA196E">
            <w:pPr>
              <w:spacing w:before="0" w:after="0"/>
              <w:rPr>
                <w:cs/>
              </w:rPr>
            </w:pPr>
          </w:p>
          <w:p w14:paraId="36104EA4" w14:textId="77777777" w:rsidR="00F151B1" w:rsidRDefault="00F151B1" w:rsidP="00FA196E">
            <w:pPr>
              <w:spacing w:before="0" w:after="0"/>
            </w:pPr>
          </w:p>
          <w:p w14:paraId="2AA5C79D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34E7AA4D" w14:textId="77777777" w:rsidR="00F151B1" w:rsidRDefault="00F151B1" w:rsidP="00FA196E">
            <w:pPr>
              <w:spacing w:before="0" w:after="0"/>
            </w:pPr>
          </w:p>
          <w:p w14:paraId="367D24C3" w14:textId="77777777" w:rsidR="00F151B1" w:rsidRDefault="00F151B1" w:rsidP="00FA196E">
            <w:pPr>
              <w:spacing w:before="0" w:after="0"/>
            </w:pPr>
          </w:p>
          <w:p w14:paraId="79F8300B" w14:textId="77777777" w:rsidR="00F151B1" w:rsidRDefault="00F151B1" w:rsidP="00FA196E">
            <w:pPr>
              <w:spacing w:before="0" w:after="0"/>
            </w:pPr>
          </w:p>
          <w:p w14:paraId="415802B8" w14:textId="77777777" w:rsidR="00F151B1" w:rsidRDefault="00F151B1" w:rsidP="00FA196E">
            <w:pPr>
              <w:spacing w:before="0" w:after="0"/>
            </w:pPr>
          </w:p>
          <w:p w14:paraId="686D15E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3BEDF637" w14:textId="77777777" w:rsidR="00F151B1" w:rsidRDefault="00F151B1" w:rsidP="00FA196E">
            <w:pPr>
              <w:spacing w:before="0" w:after="0"/>
            </w:pPr>
          </w:p>
          <w:p w14:paraId="330B77C5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แสดงรายการหนังสือที่มียอดค้างชำระ และยอดค้างชำระรวม</w:t>
            </w:r>
          </w:p>
          <w:p w14:paraId="59FE8799" w14:textId="77777777" w:rsidR="00F151B1" w:rsidRDefault="00F151B1" w:rsidP="00FA196E">
            <w:pPr>
              <w:spacing w:before="0" w:after="0"/>
            </w:pPr>
          </w:p>
          <w:p w14:paraId="14A4D9EB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8. ทำการอัพเดทยอดค้างชำระ และแสดงยอดค้างชำระ</w:t>
            </w:r>
          </w:p>
        </w:tc>
      </w:tr>
      <w:tr w:rsidR="00F151B1" w:rsidRPr="003952A3" w14:paraId="05E1ADC6" w14:textId="77777777" w:rsidTr="006F3D5D">
        <w:tc>
          <w:tcPr>
            <w:tcW w:w="2552" w:type="dxa"/>
          </w:tcPr>
          <w:p w14:paraId="68ACDCB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A9D0BF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จะไม่มีการทำงาน</w:t>
            </w:r>
          </w:p>
        </w:tc>
      </w:tr>
    </w:tbl>
    <w:p w14:paraId="315071AB" w14:textId="6D8BDF0D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4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7287DE62" w14:textId="77777777" w:rsidTr="00FA196E">
        <w:tc>
          <w:tcPr>
            <w:tcW w:w="5813" w:type="dxa"/>
            <w:gridSpan w:val="2"/>
          </w:tcPr>
          <w:p w14:paraId="0EAED81E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738" w:type="dxa"/>
          </w:tcPr>
          <w:p w14:paraId="64A5C2F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4634CC2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41EE932" w14:textId="77777777" w:rsidTr="006F3D5D">
        <w:tc>
          <w:tcPr>
            <w:tcW w:w="5813" w:type="dxa"/>
            <w:gridSpan w:val="2"/>
          </w:tcPr>
          <w:p w14:paraId="616B51FB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D34F81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73615CC" w14:textId="77777777" w:rsidTr="006F3D5D">
        <w:tc>
          <w:tcPr>
            <w:tcW w:w="9640" w:type="dxa"/>
            <w:gridSpan w:val="4"/>
          </w:tcPr>
          <w:p w14:paraId="50E4DE6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28221F8" w14:textId="77777777" w:rsidTr="006F3D5D">
        <w:tc>
          <w:tcPr>
            <w:tcW w:w="9640" w:type="dxa"/>
            <w:gridSpan w:val="4"/>
          </w:tcPr>
          <w:p w14:paraId="70EF2C44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เป็นยูสเคสที่ใช้งานสำหรับเพิ่มรายการหนังสือเข้าสู่ระบบ</w:t>
            </w:r>
          </w:p>
        </w:tc>
      </w:tr>
      <w:tr w:rsidR="00F151B1" w:rsidRPr="003952A3" w14:paraId="25C6086C" w14:textId="77777777" w:rsidTr="006F3D5D">
        <w:tc>
          <w:tcPr>
            <w:tcW w:w="9640" w:type="dxa"/>
            <w:gridSpan w:val="4"/>
          </w:tcPr>
          <w:p w14:paraId="755DE4E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รใช้งานสำหรับเพิ่มรายการหนังสือเข้าสู่ระบบ</w:t>
            </w:r>
          </w:p>
          <w:p w14:paraId="2E2392D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B524A58" w14:textId="77777777" w:rsidTr="006F3D5D">
        <w:tc>
          <w:tcPr>
            <w:tcW w:w="9640" w:type="dxa"/>
            <w:gridSpan w:val="4"/>
          </w:tcPr>
          <w:p w14:paraId="393DCC6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2D896D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A1E974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9D95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28960C6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8F763C" w14:textId="77777777" w:rsidTr="006F3D5D">
        <w:tc>
          <w:tcPr>
            <w:tcW w:w="2552" w:type="dxa"/>
          </w:tcPr>
          <w:p w14:paraId="5EFAF79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F88191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B13758">
              <w:t>”</w:t>
            </w:r>
          </w:p>
        </w:tc>
      </w:tr>
      <w:tr w:rsidR="00F151B1" w:rsidRPr="003952A3" w14:paraId="4D3D4FF4" w14:textId="77777777" w:rsidTr="006F3D5D">
        <w:tc>
          <w:tcPr>
            <w:tcW w:w="2552" w:type="dxa"/>
          </w:tcPr>
          <w:p w14:paraId="4EB7BE7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A13309F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แสดงข้อมูลรายการหนังสือที่ถูกเพิ่มใหม่</w:t>
            </w:r>
          </w:p>
        </w:tc>
      </w:tr>
      <w:tr w:rsidR="00F151B1" w:rsidRPr="003952A3" w14:paraId="1FE41798" w14:textId="77777777" w:rsidTr="006F3D5D">
        <w:tc>
          <w:tcPr>
            <w:tcW w:w="2552" w:type="dxa"/>
          </w:tcPr>
          <w:p w14:paraId="443117C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A6A5330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C0611C2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6A17071" w14:textId="77777777" w:rsidTr="006F3D5D">
        <w:tc>
          <w:tcPr>
            <w:tcW w:w="2552" w:type="dxa"/>
          </w:tcPr>
          <w:p w14:paraId="0C69ED13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56B8B6FC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750CD86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41E93757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หนังสือใหม่</w:t>
            </w:r>
            <w:r w:rsidRPr="000A681E">
              <w:t>”</w:t>
            </w:r>
          </w:p>
          <w:p w14:paraId="2AFCDE25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กรอกข้อมูลหนังสือ</w:t>
            </w:r>
            <w:r>
              <w:rPr>
                <w:rFonts w:hint="cs"/>
                <w:szCs w:val="40"/>
                <w:cs/>
              </w:rPr>
              <w:t xml:space="preserve"> 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41E30D9A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3E8DB6D2" w14:textId="77777777" w:rsidR="00F151B1" w:rsidRDefault="00F151B1" w:rsidP="00FA196E">
            <w:pPr>
              <w:spacing w:before="0" w:after="0"/>
            </w:pPr>
          </w:p>
          <w:p w14:paraId="5DAB6304" w14:textId="77777777" w:rsidR="00F151B1" w:rsidRDefault="00F151B1" w:rsidP="00FA196E">
            <w:pPr>
              <w:spacing w:before="0" w:after="0"/>
            </w:pPr>
          </w:p>
          <w:p w14:paraId="13026A4C" w14:textId="77777777" w:rsidR="00F151B1" w:rsidRDefault="00F151B1" w:rsidP="00FA196E">
            <w:pPr>
              <w:spacing w:before="0" w:after="0"/>
            </w:pPr>
          </w:p>
          <w:p w14:paraId="5EB490EB" w14:textId="77777777" w:rsidR="00F151B1" w:rsidRDefault="00F151B1" w:rsidP="00FA196E">
            <w:pPr>
              <w:spacing w:before="0" w:after="0"/>
            </w:pPr>
          </w:p>
          <w:p w14:paraId="502860C3" w14:textId="77777777" w:rsidR="00F151B1" w:rsidRDefault="00F151B1" w:rsidP="00FA196E">
            <w:pPr>
              <w:spacing w:before="0" w:after="0"/>
            </w:pPr>
          </w:p>
          <w:p w14:paraId="3814E711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ทำการบันทึกข้อมูล</w:t>
            </w:r>
          </w:p>
          <w:p w14:paraId="14F142EE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แสดงรายการหนังสือที่ถูกเพิ่มใหม่</w:t>
            </w:r>
          </w:p>
        </w:tc>
      </w:tr>
      <w:tr w:rsidR="00F151B1" w:rsidRPr="003952A3" w14:paraId="7551E597" w14:textId="77777777" w:rsidTr="006F3D5D">
        <w:tc>
          <w:tcPr>
            <w:tcW w:w="2552" w:type="dxa"/>
          </w:tcPr>
          <w:p w14:paraId="7A63599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700A8F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493342E" w14:textId="7BCB8D4D" w:rsidR="00D63A9F" w:rsidRDefault="00D63A9F" w:rsidP="00337633">
      <w:pPr>
        <w:spacing w:before="0" w:after="160"/>
        <w:jc w:val="left"/>
        <w:rPr>
          <w:cs/>
        </w:rPr>
      </w:pPr>
    </w:p>
    <w:p w14:paraId="4AF8B683" w14:textId="77777777" w:rsidR="00D63A9F" w:rsidRDefault="00D63A9F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A3203E0" w14:textId="154C52F4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5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629A6F53" w14:textId="77777777" w:rsidTr="00FA196E">
        <w:tc>
          <w:tcPr>
            <w:tcW w:w="5813" w:type="dxa"/>
            <w:gridSpan w:val="2"/>
          </w:tcPr>
          <w:p w14:paraId="6E10564D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738" w:type="dxa"/>
          </w:tcPr>
          <w:p w14:paraId="03CBC961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3BF93607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0A0588A" w14:textId="77777777" w:rsidTr="006F3D5D">
        <w:tc>
          <w:tcPr>
            <w:tcW w:w="5813" w:type="dxa"/>
            <w:gridSpan w:val="2"/>
          </w:tcPr>
          <w:p w14:paraId="59ADB99D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8B69C8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3FFEAE5" w14:textId="77777777" w:rsidTr="006F3D5D">
        <w:tc>
          <w:tcPr>
            <w:tcW w:w="9640" w:type="dxa"/>
            <w:gridSpan w:val="4"/>
          </w:tcPr>
          <w:p w14:paraId="72716A1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1948800" w14:textId="77777777" w:rsidTr="006F3D5D">
        <w:tc>
          <w:tcPr>
            <w:tcW w:w="9640" w:type="dxa"/>
            <w:gridSpan w:val="4"/>
          </w:tcPr>
          <w:p w14:paraId="0BE3147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เป็นยูสเคสที่ใช้งานสำหรับแก้ไขข้อมูลหนังสือ เมื่อมีข้อมูลที่ผิดพลาดจากการเพิ่ม</w:t>
            </w:r>
          </w:p>
        </w:tc>
      </w:tr>
      <w:tr w:rsidR="00F151B1" w:rsidRPr="003952A3" w14:paraId="22D65933" w14:textId="77777777" w:rsidTr="006F3D5D">
        <w:tc>
          <w:tcPr>
            <w:tcW w:w="9640" w:type="dxa"/>
            <w:gridSpan w:val="4"/>
          </w:tcPr>
          <w:p w14:paraId="5A32240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รใช้งานสำหรับแก้ไขข้อมูลหนังสือ</w:t>
            </w:r>
          </w:p>
          <w:p w14:paraId="509C9A4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B855141" w14:textId="77777777" w:rsidTr="006F3D5D">
        <w:tc>
          <w:tcPr>
            <w:tcW w:w="9640" w:type="dxa"/>
            <w:gridSpan w:val="4"/>
          </w:tcPr>
          <w:p w14:paraId="1428CC1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2ABB5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E62C84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AA68C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A8215A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108E33" w14:textId="77777777" w:rsidTr="006F3D5D">
        <w:tc>
          <w:tcPr>
            <w:tcW w:w="2552" w:type="dxa"/>
          </w:tcPr>
          <w:p w14:paraId="648AFD2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1FD45B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3722908F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0E6BE898" w14:textId="77777777" w:rsidTr="006F3D5D">
        <w:tc>
          <w:tcPr>
            <w:tcW w:w="2552" w:type="dxa"/>
          </w:tcPr>
          <w:p w14:paraId="4A2C029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56CEA79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แสดงข้อมูลรายการหนังสือที่ถูกแก้ไข</w:t>
            </w:r>
          </w:p>
        </w:tc>
      </w:tr>
      <w:tr w:rsidR="00F151B1" w:rsidRPr="003952A3" w14:paraId="454D80D2" w14:textId="77777777" w:rsidTr="006F3D5D">
        <w:tc>
          <w:tcPr>
            <w:tcW w:w="2552" w:type="dxa"/>
          </w:tcPr>
          <w:p w14:paraId="5CC6D16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25B5EFD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657E734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6E027AC" w14:textId="77777777" w:rsidTr="006F3D5D">
        <w:tc>
          <w:tcPr>
            <w:tcW w:w="2552" w:type="dxa"/>
          </w:tcPr>
          <w:p w14:paraId="4953C457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2DA02575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3C9C9E6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F5378F0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กดปุ่มแก้ไขภายในตารางรายการหนังสือ</w:t>
            </w:r>
          </w:p>
          <w:p w14:paraId="605356BE" w14:textId="77777777" w:rsidR="00F151B1" w:rsidRDefault="00F151B1" w:rsidP="00FA196E">
            <w:pPr>
              <w:spacing w:before="0" w:after="0"/>
            </w:pPr>
          </w:p>
          <w:p w14:paraId="7833A2C4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แก้ไขข้อมูลของหนังสือ แล้วกดปุ่มยืนยัน</w:t>
            </w:r>
          </w:p>
        </w:tc>
        <w:tc>
          <w:tcPr>
            <w:tcW w:w="3827" w:type="dxa"/>
            <w:gridSpan w:val="2"/>
          </w:tcPr>
          <w:p w14:paraId="6FF8410C" w14:textId="77777777" w:rsidR="00F151B1" w:rsidRDefault="00F151B1" w:rsidP="00FA196E">
            <w:pPr>
              <w:spacing w:before="0" w:after="0"/>
            </w:pPr>
          </w:p>
          <w:p w14:paraId="21E44F57" w14:textId="77777777" w:rsidR="00F151B1" w:rsidRDefault="00F151B1" w:rsidP="00FA196E">
            <w:pPr>
              <w:spacing w:before="0" w:after="0"/>
            </w:pPr>
          </w:p>
          <w:p w14:paraId="4EC47853" w14:textId="77777777" w:rsidR="00F151B1" w:rsidRDefault="00F151B1" w:rsidP="00FA196E">
            <w:pPr>
              <w:spacing w:before="0" w:after="0"/>
            </w:pPr>
          </w:p>
          <w:p w14:paraId="6248D913" w14:textId="77777777" w:rsidR="00F151B1" w:rsidRPr="00741D78" w:rsidRDefault="00F151B1" w:rsidP="00FA196E">
            <w:pPr>
              <w:spacing w:before="0" w:after="0"/>
            </w:pPr>
          </w:p>
          <w:p w14:paraId="1FBC8E5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1FAD4A51" w14:textId="77777777" w:rsidR="00F151B1" w:rsidRDefault="00F151B1" w:rsidP="00FA196E">
            <w:pPr>
              <w:spacing w:before="0" w:after="0"/>
            </w:pPr>
          </w:p>
          <w:p w14:paraId="5608CD6E" w14:textId="77777777" w:rsidR="00F151B1" w:rsidRDefault="00F151B1" w:rsidP="00FA196E">
            <w:pPr>
              <w:spacing w:before="0" w:after="0"/>
            </w:pPr>
          </w:p>
          <w:p w14:paraId="2ABDE428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1E69B49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แสดงรายการหนังสือที่ถูกแก้ไข</w:t>
            </w:r>
          </w:p>
        </w:tc>
      </w:tr>
      <w:tr w:rsidR="00F151B1" w:rsidRPr="003952A3" w14:paraId="09217121" w14:textId="77777777" w:rsidTr="006F3D5D">
        <w:tc>
          <w:tcPr>
            <w:tcW w:w="2552" w:type="dxa"/>
          </w:tcPr>
          <w:p w14:paraId="305EB76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AE633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54E229BA" w14:textId="7308DB74" w:rsidR="00FA196E" w:rsidRDefault="00FA196E" w:rsidP="00337633">
      <w:pPr>
        <w:spacing w:before="0" w:after="160"/>
        <w:jc w:val="left"/>
        <w:rPr>
          <w:cs/>
        </w:rPr>
      </w:pPr>
    </w:p>
    <w:p w14:paraId="35D7F551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2FBA46D" w14:textId="11C9E207" w:rsidR="00D63A9F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6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A7B69D0" w14:textId="77777777" w:rsidTr="006F3D5D">
        <w:tc>
          <w:tcPr>
            <w:tcW w:w="5813" w:type="dxa"/>
            <w:gridSpan w:val="2"/>
          </w:tcPr>
          <w:p w14:paraId="4983F631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66888D7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FA7FC0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527CB8C" w14:textId="77777777" w:rsidTr="006F3D5D">
        <w:tc>
          <w:tcPr>
            <w:tcW w:w="5813" w:type="dxa"/>
            <w:gridSpan w:val="2"/>
          </w:tcPr>
          <w:p w14:paraId="3B9713E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DE429E4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CB0FB16" w14:textId="77777777" w:rsidTr="006F3D5D">
        <w:tc>
          <w:tcPr>
            <w:tcW w:w="9640" w:type="dxa"/>
            <w:gridSpan w:val="4"/>
          </w:tcPr>
          <w:p w14:paraId="02B88AC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F3BC50C" w14:textId="77777777" w:rsidTr="006F3D5D">
        <w:tc>
          <w:tcPr>
            <w:tcW w:w="9640" w:type="dxa"/>
            <w:gridSpan w:val="4"/>
          </w:tcPr>
          <w:p w14:paraId="2C9D726F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เป็นยูสเคสที่ใช้งานสำหรับลบข้อมูลหนังสือ เมื่อมีข้อมูลที่ผิดพลาดจากการเพิ่มหรือห้องสมุดไม่ต้องการหนังสือเล่มนั้นแล้ว</w:t>
            </w:r>
          </w:p>
        </w:tc>
      </w:tr>
      <w:tr w:rsidR="00F151B1" w:rsidRPr="003952A3" w14:paraId="090510CD" w14:textId="77777777" w:rsidTr="006F3D5D">
        <w:tc>
          <w:tcPr>
            <w:tcW w:w="9640" w:type="dxa"/>
            <w:gridSpan w:val="4"/>
          </w:tcPr>
          <w:p w14:paraId="2303241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รใช้งานสำหรับลบข้อมูลหนังสือ</w:t>
            </w:r>
          </w:p>
          <w:p w14:paraId="4A8C722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2DB5CDE" w14:textId="77777777" w:rsidTr="006F3D5D">
        <w:tc>
          <w:tcPr>
            <w:tcW w:w="9640" w:type="dxa"/>
            <w:gridSpan w:val="4"/>
          </w:tcPr>
          <w:p w14:paraId="226243E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ED35D3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DACDE1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BD074D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1F325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D1C9C6" w14:textId="77777777" w:rsidTr="006F3D5D">
        <w:tc>
          <w:tcPr>
            <w:tcW w:w="2552" w:type="dxa"/>
          </w:tcPr>
          <w:p w14:paraId="748696F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A5BB97B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5BE7A5D5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3D974FC4" w14:textId="77777777" w:rsidTr="006F3D5D">
        <w:tc>
          <w:tcPr>
            <w:tcW w:w="2552" w:type="dxa"/>
          </w:tcPr>
          <w:p w14:paraId="6B36924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795EC4F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รายการหนังสือเล่มที่ลบถูกลบออกจากตาราง</w:t>
            </w:r>
          </w:p>
        </w:tc>
      </w:tr>
      <w:tr w:rsidR="00F151B1" w:rsidRPr="003952A3" w14:paraId="2A9F438A" w14:textId="77777777" w:rsidTr="006F3D5D">
        <w:tc>
          <w:tcPr>
            <w:tcW w:w="2552" w:type="dxa"/>
          </w:tcPr>
          <w:p w14:paraId="70DBED7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031D13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5233DC82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CEFFBDF" w14:textId="77777777" w:rsidTr="006F3D5D">
        <w:tc>
          <w:tcPr>
            <w:tcW w:w="2552" w:type="dxa"/>
          </w:tcPr>
          <w:p w14:paraId="3AEED695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77AAD69C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FF81F9F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CE207D5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กดปุ่มลบภายในตารางรายการหนังสือ</w:t>
            </w:r>
          </w:p>
          <w:p w14:paraId="26532D9A" w14:textId="77777777" w:rsidR="00F151B1" w:rsidRDefault="00F151B1" w:rsidP="00FA196E">
            <w:pPr>
              <w:spacing w:before="0" w:after="0"/>
            </w:pPr>
          </w:p>
          <w:p w14:paraId="600941C3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5E2CC75B" w14:textId="77777777" w:rsidR="00F151B1" w:rsidRDefault="00F151B1" w:rsidP="00FA196E">
            <w:pPr>
              <w:spacing w:before="0" w:after="0"/>
            </w:pPr>
          </w:p>
          <w:p w14:paraId="76E8CF03" w14:textId="77777777" w:rsidR="00F151B1" w:rsidRDefault="00F151B1" w:rsidP="00FA196E">
            <w:pPr>
              <w:spacing w:before="0" w:after="0"/>
            </w:pPr>
          </w:p>
          <w:p w14:paraId="5C5AA7F0" w14:textId="77777777" w:rsidR="00F151B1" w:rsidRDefault="00F151B1" w:rsidP="00FA196E">
            <w:pPr>
              <w:spacing w:before="0" w:after="0"/>
            </w:pPr>
          </w:p>
          <w:p w14:paraId="1CE99A26" w14:textId="77777777" w:rsidR="00F151B1" w:rsidRPr="00741D78" w:rsidRDefault="00F151B1" w:rsidP="00FA196E">
            <w:pPr>
              <w:spacing w:before="0" w:after="0"/>
            </w:pPr>
          </w:p>
          <w:p w14:paraId="48CB763A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083616B" w14:textId="77777777" w:rsidR="00F151B1" w:rsidRDefault="00F151B1" w:rsidP="00FA196E">
            <w:pPr>
              <w:spacing w:before="0" w:after="0"/>
            </w:pPr>
          </w:p>
          <w:p w14:paraId="0B3D1141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40CB93C0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รายการหนังสือเล่มที่ลบถูกลบออกจากตาราง</w:t>
            </w:r>
          </w:p>
        </w:tc>
      </w:tr>
      <w:tr w:rsidR="00F151B1" w:rsidRPr="003952A3" w14:paraId="56D787B4" w14:textId="77777777" w:rsidTr="006F3D5D">
        <w:tc>
          <w:tcPr>
            <w:tcW w:w="2552" w:type="dxa"/>
          </w:tcPr>
          <w:p w14:paraId="7D9E930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7B0E1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CD7AA44" w14:textId="6E664EE3" w:rsidR="00D63A9F" w:rsidRDefault="00D63A9F" w:rsidP="00337633">
      <w:pPr>
        <w:spacing w:before="0" w:after="160"/>
        <w:jc w:val="left"/>
        <w:rPr>
          <w:cs/>
        </w:rPr>
      </w:pPr>
    </w:p>
    <w:p w14:paraId="65ED4A08" w14:textId="77777777" w:rsidR="00D63A9F" w:rsidRDefault="00D63A9F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D68F405" w14:textId="0C3FCEB9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7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4E27F58A" w14:textId="77777777" w:rsidTr="00FA196E">
        <w:tc>
          <w:tcPr>
            <w:tcW w:w="5813" w:type="dxa"/>
            <w:gridSpan w:val="2"/>
          </w:tcPr>
          <w:p w14:paraId="3554E3F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738" w:type="dxa"/>
          </w:tcPr>
          <w:p w14:paraId="14BA1DBA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4313156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CCC28BA" w14:textId="77777777" w:rsidTr="006F3D5D">
        <w:tc>
          <w:tcPr>
            <w:tcW w:w="5813" w:type="dxa"/>
            <w:gridSpan w:val="2"/>
          </w:tcPr>
          <w:p w14:paraId="6E039E06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1BD245C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5C621B7" w14:textId="77777777" w:rsidTr="006F3D5D">
        <w:tc>
          <w:tcPr>
            <w:tcW w:w="9640" w:type="dxa"/>
            <w:gridSpan w:val="4"/>
          </w:tcPr>
          <w:p w14:paraId="6F4359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CA2EFC" w14:textId="77777777" w:rsidTr="006F3D5D">
        <w:tc>
          <w:tcPr>
            <w:tcW w:w="9640" w:type="dxa"/>
            <w:gridSpan w:val="4"/>
          </w:tcPr>
          <w:p w14:paraId="1D082041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เป็นยูสเคสที่ใช้งานสำหรับเพิ่มรายการวารสารเข้าสู่ระบบ</w:t>
            </w:r>
          </w:p>
        </w:tc>
      </w:tr>
      <w:tr w:rsidR="00F151B1" w:rsidRPr="003952A3" w14:paraId="4C5F89F4" w14:textId="77777777" w:rsidTr="006F3D5D">
        <w:tc>
          <w:tcPr>
            <w:tcW w:w="9640" w:type="dxa"/>
            <w:gridSpan w:val="4"/>
          </w:tcPr>
          <w:p w14:paraId="76795D6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รใช้งานสำหรับเพิ่มรายการวารสารเข้าสู่ระบบ</w:t>
            </w:r>
          </w:p>
          <w:p w14:paraId="2901FD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9BF06C0" w14:textId="77777777" w:rsidTr="006F3D5D">
        <w:tc>
          <w:tcPr>
            <w:tcW w:w="9640" w:type="dxa"/>
            <w:gridSpan w:val="4"/>
          </w:tcPr>
          <w:p w14:paraId="083C2FB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7FEF2F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ABBE11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4B8319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95415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A66BA95" w14:textId="77777777" w:rsidTr="006F3D5D">
        <w:tc>
          <w:tcPr>
            <w:tcW w:w="2552" w:type="dxa"/>
          </w:tcPr>
          <w:p w14:paraId="00729B7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C2E20C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B13758">
              <w:t>”</w:t>
            </w:r>
          </w:p>
        </w:tc>
      </w:tr>
      <w:tr w:rsidR="00F151B1" w:rsidRPr="003952A3" w14:paraId="5F199EBC" w14:textId="77777777" w:rsidTr="006F3D5D">
        <w:tc>
          <w:tcPr>
            <w:tcW w:w="2552" w:type="dxa"/>
          </w:tcPr>
          <w:p w14:paraId="7210AB5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48AE256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แสดงข้อมูลรายการวารสารที่ถูกเพิ่มใหม่</w:t>
            </w:r>
          </w:p>
        </w:tc>
      </w:tr>
      <w:tr w:rsidR="00F151B1" w:rsidRPr="003952A3" w14:paraId="16A0943B" w14:textId="77777777" w:rsidTr="006F3D5D">
        <w:tc>
          <w:tcPr>
            <w:tcW w:w="2552" w:type="dxa"/>
          </w:tcPr>
          <w:p w14:paraId="74EB738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7BCDF9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3DA3E9A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BB8E0A7" w14:textId="77777777" w:rsidTr="006F3D5D">
        <w:tc>
          <w:tcPr>
            <w:tcW w:w="2552" w:type="dxa"/>
          </w:tcPr>
          <w:p w14:paraId="29635FB2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645AF558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0832E54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1394FB93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วารสารใหม่</w:t>
            </w:r>
            <w:r w:rsidRPr="000A681E">
              <w:t>”</w:t>
            </w:r>
          </w:p>
          <w:p w14:paraId="4117A9C1" w14:textId="19553DDB" w:rsidR="00F151B1" w:rsidRPr="00D63A9F" w:rsidRDefault="00F151B1" w:rsidP="00FA196E">
            <w:pPr>
              <w:spacing w:before="0" w:after="0"/>
              <w:rPr>
                <w:szCs w:val="40"/>
                <w:cs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rFonts w:hint="cs"/>
                <w:cs/>
              </w:rPr>
              <w:t>วารสาร แล้วกดปุ่มยืนยัน</w:t>
            </w:r>
          </w:p>
        </w:tc>
        <w:tc>
          <w:tcPr>
            <w:tcW w:w="3827" w:type="dxa"/>
            <w:gridSpan w:val="2"/>
          </w:tcPr>
          <w:p w14:paraId="43D82F99" w14:textId="77777777" w:rsidR="00F151B1" w:rsidRDefault="00F151B1" w:rsidP="00FA196E">
            <w:pPr>
              <w:spacing w:before="0" w:after="0"/>
            </w:pPr>
          </w:p>
          <w:p w14:paraId="57A6DC4B" w14:textId="77777777" w:rsidR="00F151B1" w:rsidRDefault="00F151B1" w:rsidP="00FA196E">
            <w:pPr>
              <w:spacing w:before="0" w:after="0"/>
            </w:pPr>
          </w:p>
          <w:p w14:paraId="375E0FAD" w14:textId="77777777" w:rsidR="00F151B1" w:rsidRDefault="00F151B1" w:rsidP="00FA196E">
            <w:pPr>
              <w:spacing w:before="0" w:after="0"/>
            </w:pPr>
          </w:p>
          <w:p w14:paraId="508BB4C7" w14:textId="77777777" w:rsidR="00F151B1" w:rsidRDefault="00F151B1" w:rsidP="00FA196E">
            <w:pPr>
              <w:spacing w:before="0" w:after="0"/>
            </w:pPr>
          </w:p>
          <w:p w14:paraId="1AA31D19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ทำการบันทึกข้อมูล</w:t>
            </w:r>
          </w:p>
          <w:p w14:paraId="7EA003A6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แสดงรายการวารสารที่ถูกเพิ่มใหม่</w:t>
            </w:r>
          </w:p>
        </w:tc>
      </w:tr>
      <w:tr w:rsidR="00F151B1" w:rsidRPr="003952A3" w14:paraId="28EEE714" w14:textId="77777777" w:rsidTr="006F3D5D">
        <w:tc>
          <w:tcPr>
            <w:tcW w:w="2552" w:type="dxa"/>
          </w:tcPr>
          <w:p w14:paraId="5E8F4F7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AE97309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7DB14AE2" w14:textId="77777777" w:rsidR="00FA196E" w:rsidRDefault="00FA196E" w:rsidP="00337633">
      <w:pPr>
        <w:spacing w:before="0" w:after="160"/>
        <w:jc w:val="left"/>
        <w:rPr>
          <w:cs/>
        </w:rPr>
      </w:pPr>
    </w:p>
    <w:p w14:paraId="3AE536B4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0ABDFB0D" w14:textId="3EDDB4D8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8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23D7C07B" w14:textId="77777777" w:rsidTr="00FA196E">
        <w:tc>
          <w:tcPr>
            <w:tcW w:w="5813" w:type="dxa"/>
            <w:gridSpan w:val="2"/>
          </w:tcPr>
          <w:p w14:paraId="2402CFF3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738" w:type="dxa"/>
          </w:tcPr>
          <w:p w14:paraId="1AF061D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12E6304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8660A5A" w14:textId="77777777" w:rsidTr="006F3D5D">
        <w:tc>
          <w:tcPr>
            <w:tcW w:w="5813" w:type="dxa"/>
            <w:gridSpan w:val="2"/>
          </w:tcPr>
          <w:p w14:paraId="2700059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3B365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5C085EB4" w14:textId="77777777" w:rsidTr="006F3D5D">
        <w:tc>
          <w:tcPr>
            <w:tcW w:w="9640" w:type="dxa"/>
            <w:gridSpan w:val="4"/>
          </w:tcPr>
          <w:p w14:paraId="6DA7DE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735774E" w14:textId="77777777" w:rsidTr="006F3D5D">
        <w:tc>
          <w:tcPr>
            <w:tcW w:w="9640" w:type="dxa"/>
            <w:gridSpan w:val="4"/>
          </w:tcPr>
          <w:p w14:paraId="48260FB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เป็นยูสเคสที่ใช้งานสำหรับแก้ไขข้อมูลวารสาร เมื่อมีข้อมูลที่ผิดพลาดจากการเพิ่ม</w:t>
            </w:r>
          </w:p>
        </w:tc>
      </w:tr>
      <w:tr w:rsidR="00F151B1" w:rsidRPr="003952A3" w14:paraId="5FFAC76F" w14:textId="77777777" w:rsidTr="006F3D5D">
        <w:tc>
          <w:tcPr>
            <w:tcW w:w="9640" w:type="dxa"/>
            <w:gridSpan w:val="4"/>
          </w:tcPr>
          <w:p w14:paraId="592EE26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รใช้งานสำหรับแก้ไขข้อมูลวารสาร</w:t>
            </w:r>
          </w:p>
          <w:p w14:paraId="76B02EA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30D7FE0" w14:textId="77777777" w:rsidTr="006F3D5D">
        <w:tc>
          <w:tcPr>
            <w:tcW w:w="9640" w:type="dxa"/>
            <w:gridSpan w:val="4"/>
          </w:tcPr>
          <w:p w14:paraId="32C1D67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14CCD8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A76508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7FCD8C8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A156D43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7134C89" w14:textId="77777777" w:rsidTr="006F3D5D">
        <w:tc>
          <w:tcPr>
            <w:tcW w:w="2552" w:type="dxa"/>
          </w:tcPr>
          <w:p w14:paraId="17EF9A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E0FB00E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AE1E4CD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26E0F56A" w14:textId="77777777" w:rsidTr="006F3D5D">
        <w:tc>
          <w:tcPr>
            <w:tcW w:w="2552" w:type="dxa"/>
          </w:tcPr>
          <w:p w14:paraId="6A6C093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AAA74C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แสดงข้อมูลรายการวารสารที่ถูกแก้ไข</w:t>
            </w:r>
          </w:p>
        </w:tc>
      </w:tr>
      <w:tr w:rsidR="00F151B1" w:rsidRPr="003952A3" w14:paraId="6609E46B" w14:textId="77777777" w:rsidTr="006F3D5D">
        <w:tc>
          <w:tcPr>
            <w:tcW w:w="2552" w:type="dxa"/>
          </w:tcPr>
          <w:p w14:paraId="1F339F1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A6A8541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386D0E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F420EA" w14:textId="77777777" w:rsidTr="006F3D5D">
        <w:tc>
          <w:tcPr>
            <w:tcW w:w="2552" w:type="dxa"/>
          </w:tcPr>
          <w:p w14:paraId="248CD249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496C0632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0369789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596047C6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5DAE4B13" w14:textId="77777777" w:rsidR="00F151B1" w:rsidRDefault="00F151B1" w:rsidP="00FA196E">
            <w:pPr>
              <w:spacing w:before="0" w:after="0"/>
            </w:pPr>
          </w:p>
          <w:p w14:paraId="0282F112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แก้ไขข้อมูลของวารสาร แล้วกดปุ่มยืนยัน</w:t>
            </w:r>
          </w:p>
        </w:tc>
        <w:tc>
          <w:tcPr>
            <w:tcW w:w="3827" w:type="dxa"/>
            <w:gridSpan w:val="2"/>
          </w:tcPr>
          <w:p w14:paraId="7466F8DB" w14:textId="77777777" w:rsidR="00F151B1" w:rsidRDefault="00F151B1" w:rsidP="00FA196E">
            <w:pPr>
              <w:spacing w:before="0" w:after="0"/>
            </w:pPr>
          </w:p>
          <w:p w14:paraId="2D65E80B" w14:textId="77777777" w:rsidR="00F151B1" w:rsidRDefault="00F151B1" w:rsidP="00FA196E">
            <w:pPr>
              <w:spacing w:before="0" w:after="0"/>
            </w:pPr>
          </w:p>
          <w:p w14:paraId="3983A991" w14:textId="77777777" w:rsidR="00F151B1" w:rsidRDefault="00F151B1" w:rsidP="00FA196E">
            <w:pPr>
              <w:spacing w:before="0" w:after="0"/>
            </w:pPr>
          </w:p>
          <w:p w14:paraId="0B0CE2AA" w14:textId="77777777" w:rsidR="00F151B1" w:rsidRPr="00741D78" w:rsidRDefault="00F151B1" w:rsidP="00FA196E">
            <w:pPr>
              <w:spacing w:before="0" w:after="0"/>
            </w:pPr>
          </w:p>
          <w:p w14:paraId="08605613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2D2C0DC" w14:textId="77777777" w:rsidR="00F151B1" w:rsidRDefault="00F151B1" w:rsidP="00FA196E">
            <w:pPr>
              <w:spacing w:before="0" w:after="0"/>
            </w:pPr>
          </w:p>
          <w:p w14:paraId="1A3DAD56" w14:textId="77777777" w:rsidR="00F151B1" w:rsidRDefault="00F151B1" w:rsidP="00FA196E">
            <w:pPr>
              <w:spacing w:before="0" w:after="0"/>
            </w:pPr>
          </w:p>
          <w:p w14:paraId="4B2F87FF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9810D9C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แสดงรายการวารสารที่ถูกแก้ไข</w:t>
            </w:r>
          </w:p>
        </w:tc>
      </w:tr>
      <w:tr w:rsidR="00F151B1" w:rsidRPr="003952A3" w14:paraId="051499EE" w14:textId="77777777" w:rsidTr="006F3D5D">
        <w:tc>
          <w:tcPr>
            <w:tcW w:w="2552" w:type="dxa"/>
          </w:tcPr>
          <w:p w14:paraId="3E9FABF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E94FF58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0FFCF3B5" w14:textId="13D9090E" w:rsidR="00FA196E" w:rsidRDefault="00FA196E" w:rsidP="00337633">
      <w:pPr>
        <w:spacing w:before="0" w:after="160"/>
        <w:jc w:val="left"/>
        <w:rPr>
          <w:cs/>
        </w:rPr>
      </w:pPr>
    </w:p>
    <w:p w14:paraId="083D1C5B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113E8DC" w14:textId="63E0B4AA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9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6588634" w14:textId="77777777" w:rsidTr="006F3D5D">
        <w:tc>
          <w:tcPr>
            <w:tcW w:w="5813" w:type="dxa"/>
            <w:gridSpan w:val="2"/>
          </w:tcPr>
          <w:p w14:paraId="5F9A2031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36D1E93E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DEDC984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ADBCD5C" w14:textId="77777777" w:rsidTr="006F3D5D">
        <w:tc>
          <w:tcPr>
            <w:tcW w:w="5813" w:type="dxa"/>
            <w:gridSpan w:val="2"/>
          </w:tcPr>
          <w:p w14:paraId="5D2123A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B6272D2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B21C2A4" w14:textId="77777777" w:rsidTr="006F3D5D">
        <w:tc>
          <w:tcPr>
            <w:tcW w:w="9640" w:type="dxa"/>
            <w:gridSpan w:val="4"/>
          </w:tcPr>
          <w:p w14:paraId="0D6231E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78BAB82" w14:textId="77777777" w:rsidTr="006F3D5D">
        <w:tc>
          <w:tcPr>
            <w:tcW w:w="9640" w:type="dxa"/>
            <w:gridSpan w:val="4"/>
          </w:tcPr>
          <w:p w14:paraId="2934BEE2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เป็นยูสเคสที่ใช้งานสำหรับลบข้อมูลวารสาร เมื่อมีข้อมูลที่ผิดพลาดจากการเพิ่มหรือห้องสมุดไม่ต้องการวารสารเล่มนั้นแล้ว</w:t>
            </w:r>
          </w:p>
        </w:tc>
      </w:tr>
      <w:tr w:rsidR="00F151B1" w:rsidRPr="003952A3" w14:paraId="369A2781" w14:textId="77777777" w:rsidTr="006F3D5D">
        <w:tc>
          <w:tcPr>
            <w:tcW w:w="9640" w:type="dxa"/>
            <w:gridSpan w:val="4"/>
          </w:tcPr>
          <w:p w14:paraId="743F780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รใช้งานสำหรับลบข้อมูลวารสาร</w:t>
            </w:r>
          </w:p>
          <w:p w14:paraId="41ECDAF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259706" w14:textId="77777777" w:rsidTr="006F3D5D">
        <w:tc>
          <w:tcPr>
            <w:tcW w:w="9640" w:type="dxa"/>
            <w:gridSpan w:val="4"/>
          </w:tcPr>
          <w:p w14:paraId="52EA428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007E80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A5D0EF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F14CD7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C1B0F46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5F0C3A3" w14:textId="77777777" w:rsidTr="006F3D5D">
        <w:tc>
          <w:tcPr>
            <w:tcW w:w="2552" w:type="dxa"/>
          </w:tcPr>
          <w:p w14:paraId="0E1F633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52D60D6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8E8CC42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111308BE" w14:textId="77777777" w:rsidTr="006F3D5D">
        <w:tc>
          <w:tcPr>
            <w:tcW w:w="2552" w:type="dxa"/>
          </w:tcPr>
          <w:p w14:paraId="708E1EE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7436F5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รายการวารสารเล่มที่ลบถูกลบออกจากตาราง</w:t>
            </w:r>
          </w:p>
        </w:tc>
      </w:tr>
      <w:tr w:rsidR="00F151B1" w:rsidRPr="003952A3" w14:paraId="37EA70AF" w14:textId="77777777" w:rsidTr="006F3D5D">
        <w:tc>
          <w:tcPr>
            <w:tcW w:w="2552" w:type="dxa"/>
          </w:tcPr>
          <w:p w14:paraId="224313F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262251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A35402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98D760D" w14:textId="77777777" w:rsidTr="006F3D5D">
        <w:tc>
          <w:tcPr>
            <w:tcW w:w="2552" w:type="dxa"/>
          </w:tcPr>
          <w:p w14:paraId="37F1BE9C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502A3772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E9DE2E8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0A16DDF6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2A4DEDA0" w14:textId="77777777" w:rsidR="00F151B1" w:rsidRDefault="00F151B1" w:rsidP="00FA196E">
            <w:pPr>
              <w:spacing w:before="0" w:after="0"/>
            </w:pPr>
          </w:p>
          <w:p w14:paraId="0AA1E30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7F8E4299" w14:textId="77777777" w:rsidR="00F151B1" w:rsidRDefault="00F151B1" w:rsidP="00FA196E">
            <w:pPr>
              <w:spacing w:before="0" w:after="0"/>
            </w:pPr>
          </w:p>
          <w:p w14:paraId="0F9DF25A" w14:textId="77777777" w:rsidR="00F151B1" w:rsidRDefault="00F151B1" w:rsidP="00FA196E">
            <w:pPr>
              <w:spacing w:before="0" w:after="0"/>
            </w:pPr>
          </w:p>
          <w:p w14:paraId="39672975" w14:textId="77777777" w:rsidR="00F151B1" w:rsidRDefault="00F151B1" w:rsidP="00FA196E">
            <w:pPr>
              <w:spacing w:before="0" w:after="0"/>
            </w:pPr>
          </w:p>
          <w:p w14:paraId="45AE4146" w14:textId="77777777" w:rsidR="00F151B1" w:rsidRPr="00741D78" w:rsidRDefault="00F151B1" w:rsidP="00FA196E">
            <w:pPr>
              <w:spacing w:before="0" w:after="0"/>
            </w:pPr>
          </w:p>
          <w:p w14:paraId="490AF71E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4B707D3" w14:textId="77777777" w:rsidR="00F151B1" w:rsidRDefault="00F151B1" w:rsidP="00FA196E">
            <w:pPr>
              <w:spacing w:before="0" w:after="0"/>
            </w:pPr>
          </w:p>
          <w:p w14:paraId="3CB3FFE5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606CD0A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รายการวารสารเล่มที่ลบถูกลบออกจากตาราง</w:t>
            </w:r>
          </w:p>
        </w:tc>
      </w:tr>
      <w:tr w:rsidR="00F151B1" w:rsidRPr="003952A3" w14:paraId="0D0B2D26" w14:textId="77777777" w:rsidTr="006F3D5D">
        <w:tc>
          <w:tcPr>
            <w:tcW w:w="2552" w:type="dxa"/>
          </w:tcPr>
          <w:p w14:paraId="52F6B35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D4A78D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7AC8C2B4" w14:textId="27588BDA" w:rsidR="00FA196E" w:rsidRDefault="00FA196E" w:rsidP="00337633">
      <w:pPr>
        <w:spacing w:before="0" w:after="160"/>
        <w:jc w:val="left"/>
        <w:rPr>
          <w:cs/>
        </w:rPr>
      </w:pPr>
    </w:p>
    <w:p w14:paraId="0AF9F8A6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D0875D7" w14:textId="5F5FD9CB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0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44B9893D" w14:textId="77777777" w:rsidTr="006F3D5D">
        <w:tc>
          <w:tcPr>
            <w:tcW w:w="5813" w:type="dxa"/>
            <w:gridSpan w:val="2"/>
          </w:tcPr>
          <w:p w14:paraId="25696142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56C4DBCB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930EB23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F97713A" w14:textId="77777777" w:rsidTr="006F3D5D">
        <w:tc>
          <w:tcPr>
            <w:tcW w:w="5813" w:type="dxa"/>
            <w:gridSpan w:val="2"/>
          </w:tcPr>
          <w:p w14:paraId="1CD2B5BD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A92DF90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FA59963" w14:textId="77777777" w:rsidTr="006F3D5D">
        <w:tc>
          <w:tcPr>
            <w:tcW w:w="9640" w:type="dxa"/>
            <w:gridSpan w:val="4"/>
          </w:tcPr>
          <w:p w14:paraId="7FDF96B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084F7A5" w14:textId="77777777" w:rsidTr="006F3D5D">
        <w:tc>
          <w:tcPr>
            <w:tcW w:w="9640" w:type="dxa"/>
            <w:gridSpan w:val="4"/>
          </w:tcPr>
          <w:p w14:paraId="4EFA39B7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481BBA23" w14:textId="77777777" w:rsidTr="006F3D5D">
        <w:tc>
          <w:tcPr>
            <w:tcW w:w="9640" w:type="dxa"/>
            <w:gridSpan w:val="4"/>
          </w:tcPr>
          <w:p w14:paraId="381D70C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  <w:p w14:paraId="5C7D25B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C8FAF3B" w14:textId="77777777" w:rsidTr="006F3D5D">
        <w:tc>
          <w:tcPr>
            <w:tcW w:w="9640" w:type="dxa"/>
            <w:gridSpan w:val="4"/>
          </w:tcPr>
          <w:p w14:paraId="6AC0AB7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7E59B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644430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3CD42E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48BA6E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B429FF4" w14:textId="77777777" w:rsidTr="006F3D5D">
        <w:tc>
          <w:tcPr>
            <w:tcW w:w="2552" w:type="dxa"/>
          </w:tcPr>
          <w:p w14:paraId="2F42622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BCEFA7" w14:textId="77777777" w:rsidR="00F151B1" w:rsidRPr="00A81E0E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B13758">
              <w:t>”</w:t>
            </w:r>
          </w:p>
        </w:tc>
      </w:tr>
      <w:tr w:rsidR="00F151B1" w:rsidRPr="003952A3" w14:paraId="5A108837" w14:textId="77777777" w:rsidTr="006F3D5D">
        <w:tc>
          <w:tcPr>
            <w:tcW w:w="2552" w:type="dxa"/>
          </w:tcPr>
          <w:p w14:paraId="15FF15A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5EE827A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6B1F086A" w14:textId="77777777" w:rsidTr="006F3D5D">
        <w:tc>
          <w:tcPr>
            <w:tcW w:w="2552" w:type="dxa"/>
          </w:tcPr>
          <w:p w14:paraId="4746969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A0C45A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3D8B18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6688F6" w14:textId="77777777" w:rsidTr="006F3D5D">
        <w:tc>
          <w:tcPr>
            <w:tcW w:w="2552" w:type="dxa"/>
          </w:tcPr>
          <w:p w14:paraId="2092C731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9F05FDE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59AA2E9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2868A7A0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51F37CF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050CFEE6" w14:textId="77777777" w:rsidR="00F151B1" w:rsidRDefault="00F151B1" w:rsidP="00FA196E">
            <w:pPr>
              <w:spacing w:before="0" w:after="0"/>
            </w:pPr>
          </w:p>
          <w:p w14:paraId="5E9B6CC2" w14:textId="77777777" w:rsidR="00F151B1" w:rsidRDefault="00F151B1" w:rsidP="00FA196E">
            <w:pPr>
              <w:spacing w:before="0" w:after="0"/>
            </w:pPr>
          </w:p>
          <w:p w14:paraId="0BA838F4" w14:textId="77777777" w:rsidR="00F151B1" w:rsidRDefault="00F151B1" w:rsidP="00FA196E">
            <w:pPr>
              <w:spacing w:before="0" w:after="0"/>
            </w:pPr>
          </w:p>
          <w:p w14:paraId="4F9DA063" w14:textId="77777777" w:rsidR="00F151B1" w:rsidRDefault="00F151B1" w:rsidP="00FA196E">
            <w:pPr>
              <w:spacing w:before="0" w:after="0"/>
            </w:pPr>
          </w:p>
          <w:p w14:paraId="6D1ED532" w14:textId="77777777" w:rsidR="00F151B1" w:rsidRDefault="00F151B1" w:rsidP="00FA196E">
            <w:pPr>
              <w:spacing w:before="0" w:after="0"/>
            </w:pPr>
          </w:p>
          <w:p w14:paraId="52E5DA32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56F093E4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25CA6D39" w14:textId="77777777" w:rsidTr="006F3D5D">
        <w:tc>
          <w:tcPr>
            <w:tcW w:w="2552" w:type="dxa"/>
          </w:tcPr>
          <w:p w14:paraId="06A13E3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2DD1062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272A242F" w14:textId="51C1715B" w:rsidR="00FA196E" w:rsidRDefault="00FA196E" w:rsidP="00337633">
      <w:pPr>
        <w:spacing w:before="0" w:after="160"/>
        <w:jc w:val="left"/>
        <w:rPr>
          <w:cs/>
        </w:rPr>
      </w:pPr>
    </w:p>
    <w:p w14:paraId="05269E22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7BDA721" w14:textId="380B7199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1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จัดการหมวดหมู่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69AA004" w14:textId="77777777" w:rsidTr="006F3D5D">
        <w:tc>
          <w:tcPr>
            <w:tcW w:w="5813" w:type="dxa"/>
            <w:gridSpan w:val="2"/>
          </w:tcPr>
          <w:p w14:paraId="52622F0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BB2CE1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5988106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CE9BCCF" w14:textId="77777777" w:rsidTr="006F3D5D">
        <w:tc>
          <w:tcPr>
            <w:tcW w:w="5813" w:type="dxa"/>
            <w:gridSpan w:val="2"/>
          </w:tcPr>
          <w:p w14:paraId="64F9955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5E2126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442F72E4" w14:textId="77777777" w:rsidTr="006F3D5D">
        <w:tc>
          <w:tcPr>
            <w:tcW w:w="9640" w:type="dxa"/>
            <w:gridSpan w:val="4"/>
          </w:tcPr>
          <w:p w14:paraId="0DFD298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5069EBE" w14:textId="77777777" w:rsidTr="006F3D5D">
        <w:tc>
          <w:tcPr>
            <w:tcW w:w="9640" w:type="dxa"/>
            <w:gridSpan w:val="4"/>
          </w:tcPr>
          <w:p w14:paraId="6B5773E9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 เมื่อมีข้อมูลที่ผิดพลาดจากการเพิ่ม</w:t>
            </w:r>
          </w:p>
        </w:tc>
      </w:tr>
      <w:tr w:rsidR="00F151B1" w:rsidRPr="003952A3" w14:paraId="73175921" w14:textId="77777777" w:rsidTr="006F3D5D">
        <w:tc>
          <w:tcPr>
            <w:tcW w:w="9640" w:type="dxa"/>
            <w:gridSpan w:val="4"/>
          </w:tcPr>
          <w:p w14:paraId="3A04A47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</w:t>
            </w:r>
          </w:p>
          <w:p w14:paraId="5F26EB2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C1E5668" w14:textId="77777777" w:rsidTr="006F3D5D">
        <w:tc>
          <w:tcPr>
            <w:tcW w:w="9640" w:type="dxa"/>
            <w:gridSpan w:val="4"/>
          </w:tcPr>
          <w:p w14:paraId="61C348C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BCB51C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20C4F0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417B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437CF7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AA00C97" w14:textId="77777777" w:rsidTr="006F3D5D">
        <w:tc>
          <w:tcPr>
            <w:tcW w:w="2552" w:type="dxa"/>
          </w:tcPr>
          <w:p w14:paraId="02E58F4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BB652D0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741D78">
              <w:t>”</w:t>
            </w:r>
          </w:p>
          <w:p w14:paraId="5C93BBFF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</w:t>
            </w:r>
          </w:p>
        </w:tc>
      </w:tr>
      <w:tr w:rsidR="00F151B1" w:rsidRPr="003952A3" w14:paraId="359D5C78" w14:textId="77777777" w:rsidTr="006F3D5D">
        <w:tc>
          <w:tcPr>
            <w:tcW w:w="2552" w:type="dxa"/>
          </w:tcPr>
          <w:p w14:paraId="590FC65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39988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แสดงข้อมูลรายการหมวดหมู่ที่ถูกแก้ไข</w:t>
            </w:r>
          </w:p>
        </w:tc>
      </w:tr>
      <w:tr w:rsidR="00F151B1" w:rsidRPr="003952A3" w14:paraId="4FA0DDE7" w14:textId="77777777" w:rsidTr="006F3D5D">
        <w:tc>
          <w:tcPr>
            <w:tcW w:w="2552" w:type="dxa"/>
          </w:tcPr>
          <w:p w14:paraId="70F130D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FECCD93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A977643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0485E30" w14:textId="77777777" w:rsidTr="006F3D5D">
        <w:tc>
          <w:tcPr>
            <w:tcW w:w="2552" w:type="dxa"/>
          </w:tcPr>
          <w:p w14:paraId="696DC088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280048A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43AE185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0A681E">
              <w:t>”</w:t>
            </w:r>
          </w:p>
          <w:p w14:paraId="11EA9EC9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</w:t>
            </w:r>
          </w:p>
          <w:p w14:paraId="70DA350C" w14:textId="77777777" w:rsidR="00F151B1" w:rsidRDefault="00F151B1" w:rsidP="00FA196E">
            <w:pPr>
              <w:spacing w:before="0" w:after="0"/>
            </w:pPr>
          </w:p>
          <w:p w14:paraId="7E31F7C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 แล้วกดปุ่มยืนยัน</w:t>
            </w:r>
          </w:p>
        </w:tc>
        <w:tc>
          <w:tcPr>
            <w:tcW w:w="3827" w:type="dxa"/>
            <w:gridSpan w:val="2"/>
          </w:tcPr>
          <w:p w14:paraId="5DFAA49E" w14:textId="77777777" w:rsidR="00F151B1" w:rsidRDefault="00F151B1" w:rsidP="00FA196E">
            <w:pPr>
              <w:spacing w:before="0" w:after="0"/>
            </w:pPr>
          </w:p>
          <w:p w14:paraId="738A24D3" w14:textId="77777777" w:rsidR="00F151B1" w:rsidRDefault="00F151B1" w:rsidP="00FA196E">
            <w:pPr>
              <w:spacing w:before="0" w:after="0"/>
            </w:pPr>
          </w:p>
          <w:p w14:paraId="15B3B448" w14:textId="77777777" w:rsidR="00F151B1" w:rsidRDefault="00F151B1" w:rsidP="00FA196E">
            <w:pPr>
              <w:spacing w:before="0" w:after="0"/>
            </w:pPr>
          </w:p>
          <w:p w14:paraId="2A17EAED" w14:textId="77777777" w:rsidR="00F151B1" w:rsidRPr="00741D78" w:rsidRDefault="00F151B1" w:rsidP="00FA196E">
            <w:pPr>
              <w:spacing w:before="0" w:after="0"/>
            </w:pPr>
          </w:p>
          <w:p w14:paraId="729C457C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0229982" w14:textId="77777777" w:rsidR="00F151B1" w:rsidRDefault="00F151B1" w:rsidP="00FA196E">
            <w:pPr>
              <w:spacing w:before="0" w:after="0"/>
            </w:pPr>
          </w:p>
          <w:p w14:paraId="7A680CFB" w14:textId="77777777" w:rsidR="00F151B1" w:rsidRDefault="00F151B1" w:rsidP="00FA196E">
            <w:pPr>
              <w:spacing w:before="0" w:after="0"/>
            </w:pPr>
          </w:p>
          <w:p w14:paraId="04C6E3A9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D18823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แสดงรายการหมวดหมู่ที่ถูกแก้ไข</w:t>
            </w:r>
          </w:p>
        </w:tc>
      </w:tr>
      <w:tr w:rsidR="00F151B1" w:rsidRPr="003952A3" w14:paraId="0FC89629" w14:textId="77777777" w:rsidTr="006F3D5D">
        <w:tc>
          <w:tcPr>
            <w:tcW w:w="2552" w:type="dxa"/>
          </w:tcPr>
          <w:p w14:paraId="4352019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1514B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3C4E3492" w14:textId="6AADE0D0" w:rsidR="00FA196E" w:rsidRDefault="00FA196E" w:rsidP="00337633">
      <w:pPr>
        <w:spacing w:before="0" w:after="160"/>
        <w:jc w:val="left"/>
        <w:rPr>
          <w:cs/>
        </w:rPr>
      </w:pPr>
    </w:p>
    <w:p w14:paraId="2B9672D1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328AE27" w14:textId="70E318A3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2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FECA4E" w14:textId="77777777" w:rsidTr="006F3D5D">
        <w:tc>
          <w:tcPr>
            <w:tcW w:w="5813" w:type="dxa"/>
            <w:gridSpan w:val="2"/>
          </w:tcPr>
          <w:p w14:paraId="5588C62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7B269271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1CCF5C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3FA90FE" w14:textId="77777777" w:rsidTr="006F3D5D">
        <w:tc>
          <w:tcPr>
            <w:tcW w:w="5813" w:type="dxa"/>
            <w:gridSpan w:val="2"/>
          </w:tcPr>
          <w:p w14:paraId="0FA416D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50BE26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8CCEB64" w14:textId="77777777" w:rsidTr="006F3D5D">
        <w:tc>
          <w:tcPr>
            <w:tcW w:w="9640" w:type="dxa"/>
            <w:gridSpan w:val="4"/>
          </w:tcPr>
          <w:p w14:paraId="4E9943D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339C088" w14:textId="77777777" w:rsidTr="006F3D5D">
        <w:tc>
          <w:tcPr>
            <w:tcW w:w="9640" w:type="dxa"/>
            <w:gridSpan w:val="4"/>
          </w:tcPr>
          <w:p w14:paraId="186F5C6F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259BF029" w14:textId="77777777" w:rsidTr="006F3D5D">
        <w:tc>
          <w:tcPr>
            <w:tcW w:w="9640" w:type="dxa"/>
            <w:gridSpan w:val="4"/>
          </w:tcPr>
          <w:p w14:paraId="599BC95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</w:t>
            </w:r>
          </w:p>
          <w:p w14:paraId="488807B1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82F301" w14:textId="77777777" w:rsidTr="006F3D5D">
        <w:tc>
          <w:tcPr>
            <w:tcW w:w="9640" w:type="dxa"/>
            <w:gridSpan w:val="4"/>
          </w:tcPr>
          <w:p w14:paraId="6A592D1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A2376D0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D91F0E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D320E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8A177F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AEF42B" w14:textId="77777777" w:rsidTr="006F3D5D">
        <w:tc>
          <w:tcPr>
            <w:tcW w:w="2552" w:type="dxa"/>
          </w:tcPr>
          <w:p w14:paraId="0BB1256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F501E4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741D78">
              <w:t>”</w:t>
            </w:r>
          </w:p>
          <w:p w14:paraId="43564C03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</w:t>
            </w:r>
          </w:p>
        </w:tc>
      </w:tr>
      <w:tr w:rsidR="00F151B1" w:rsidRPr="003952A3" w14:paraId="7272B6A9" w14:textId="77777777" w:rsidTr="006F3D5D">
        <w:tc>
          <w:tcPr>
            <w:tcW w:w="2552" w:type="dxa"/>
          </w:tcPr>
          <w:p w14:paraId="32D9F0B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DF5315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73917D7" w14:textId="77777777" w:rsidTr="006F3D5D">
        <w:tc>
          <w:tcPr>
            <w:tcW w:w="2552" w:type="dxa"/>
          </w:tcPr>
          <w:p w14:paraId="35D66C8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E0D551F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087724F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3E308B" w14:textId="77777777" w:rsidTr="006F3D5D">
        <w:tc>
          <w:tcPr>
            <w:tcW w:w="2552" w:type="dxa"/>
          </w:tcPr>
          <w:p w14:paraId="74547675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67516129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38094912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574515F3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</w:t>
            </w:r>
          </w:p>
          <w:p w14:paraId="1067E006" w14:textId="77777777" w:rsidR="00F151B1" w:rsidRDefault="00F151B1" w:rsidP="00FA196E">
            <w:pPr>
              <w:spacing w:before="0" w:after="0"/>
            </w:pPr>
          </w:p>
          <w:p w14:paraId="7C0A0A5C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83C76DD" w14:textId="77777777" w:rsidR="00F151B1" w:rsidRDefault="00F151B1" w:rsidP="00FA196E">
            <w:pPr>
              <w:spacing w:before="0" w:after="0"/>
            </w:pPr>
          </w:p>
          <w:p w14:paraId="32A8D779" w14:textId="77777777" w:rsidR="00F151B1" w:rsidRDefault="00F151B1" w:rsidP="00FA196E">
            <w:pPr>
              <w:spacing w:before="0" w:after="0"/>
            </w:pPr>
          </w:p>
          <w:p w14:paraId="125F18F9" w14:textId="77777777" w:rsidR="00F151B1" w:rsidRDefault="00F151B1" w:rsidP="00FA196E">
            <w:pPr>
              <w:spacing w:before="0" w:after="0"/>
            </w:pPr>
          </w:p>
          <w:p w14:paraId="654DBE07" w14:textId="77777777" w:rsidR="00F151B1" w:rsidRPr="00741D78" w:rsidRDefault="00F151B1" w:rsidP="00FA196E">
            <w:pPr>
              <w:spacing w:before="0" w:after="0"/>
            </w:pPr>
          </w:p>
          <w:p w14:paraId="72800DDF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5A12377" w14:textId="77777777" w:rsidR="00F151B1" w:rsidRDefault="00F151B1" w:rsidP="00FA196E">
            <w:pPr>
              <w:spacing w:before="0" w:after="0"/>
            </w:pPr>
          </w:p>
          <w:p w14:paraId="01DA650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32625406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32970AE1" w14:textId="77777777" w:rsidTr="006F3D5D">
        <w:tc>
          <w:tcPr>
            <w:tcW w:w="2552" w:type="dxa"/>
          </w:tcPr>
          <w:p w14:paraId="49D8FE1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99928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6D3925F1" w14:textId="0A26B7F5" w:rsidR="00FA196E" w:rsidRDefault="00FA196E" w:rsidP="00337633">
      <w:pPr>
        <w:spacing w:before="0" w:after="160"/>
        <w:jc w:val="left"/>
        <w:rPr>
          <w:cs/>
        </w:rPr>
      </w:pPr>
    </w:p>
    <w:p w14:paraId="0A6BED6D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F36F375" w14:textId="37AAB26D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3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หมวดหมู่ย่อย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1ACEC9A" w14:textId="77777777" w:rsidTr="006F3D5D">
        <w:tc>
          <w:tcPr>
            <w:tcW w:w="5813" w:type="dxa"/>
            <w:gridSpan w:val="2"/>
          </w:tcPr>
          <w:p w14:paraId="5AB938F4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0ECAE08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8146680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8AD225C" w14:textId="77777777" w:rsidTr="006F3D5D">
        <w:tc>
          <w:tcPr>
            <w:tcW w:w="5813" w:type="dxa"/>
            <w:gridSpan w:val="2"/>
          </w:tcPr>
          <w:p w14:paraId="41FDC15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3EEDED15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26A3F4A9" w14:textId="77777777" w:rsidTr="006F3D5D">
        <w:tc>
          <w:tcPr>
            <w:tcW w:w="9640" w:type="dxa"/>
            <w:gridSpan w:val="4"/>
          </w:tcPr>
          <w:p w14:paraId="350BF43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06C9D61" w14:textId="77777777" w:rsidTr="006F3D5D">
        <w:tc>
          <w:tcPr>
            <w:tcW w:w="9640" w:type="dxa"/>
            <w:gridSpan w:val="4"/>
          </w:tcPr>
          <w:p w14:paraId="7AEDD0B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510BCAFD" w14:textId="77777777" w:rsidTr="006F3D5D">
        <w:tc>
          <w:tcPr>
            <w:tcW w:w="9640" w:type="dxa"/>
            <w:gridSpan w:val="4"/>
          </w:tcPr>
          <w:p w14:paraId="31DE3BD3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  <w:p w14:paraId="35A9E0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B5F8734" w14:textId="77777777" w:rsidTr="006F3D5D">
        <w:tc>
          <w:tcPr>
            <w:tcW w:w="9640" w:type="dxa"/>
            <w:gridSpan w:val="4"/>
          </w:tcPr>
          <w:p w14:paraId="4C77356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48CD6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7FC63C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88C72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F1A349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EB187D0" w14:textId="77777777" w:rsidTr="006F3D5D">
        <w:tc>
          <w:tcPr>
            <w:tcW w:w="2552" w:type="dxa"/>
          </w:tcPr>
          <w:p w14:paraId="0AD2985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C2B92F4" w14:textId="77777777" w:rsidR="00F151B1" w:rsidRPr="00A81E0E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B13758">
              <w:t>”</w:t>
            </w:r>
          </w:p>
        </w:tc>
      </w:tr>
      <w:tr w:rsidR="00F151B1" w:rsidRPr="003952A3" w14:paraId="4AEE6E51" w14:textId="77777777" w:rsidTr="006F3D5D">
        <w:tc>
          <w:tcPr>
            <w:tcW w:w="2552" w:type="dxa"/>
          </w:tcPr>
          <w:p w14:paraId="3BB402F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3E3883E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57BCF6A8" w14:textId="77777777" w:rsidTr="006F3D5D">
        <w:tc>
          <w:tcPr>
            <w:tcW w:w="2552" w:type="dxa"/>
          </w:tcPr>
          <w:p w14:paraId="380AF15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6D88CB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C9C001C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18E551B" w14:textId="77777777" w:rsidTr="006F3D5D">
        <w:tc>
          <w:tcPr>
            <w:tcW w:w="2552" w:type="dxa"/>
          </w:tcPr>
          <w:p w14:paraId="074F65A0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0BFA4F65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CC485DF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3A508DFC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3F63CB72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7280B884" w14:textId="77777777" w:rsidR="00F151B1" w:rsidRDefault="00F151B1" w:rsidP="00FA196E">
            <w:pPr>
              <w:spacing w:before="0" w:after="0"/>
            </w:pPr>
          </w:p>
          <w:p w14:paraId="4F339391" w14:textId="77777777" w:rsidR="00F151B1" w:rsidRDefault="00F151B1" w:rsidP="00FA196E">
            <w:pPr>
              <w:spacing w:before="0" w:after="0"/>
            </w:pPr>
          </w:p>
          <w:p w14:paraId="08B10602" w14:textId="77777777" w:rsidR="00F151B1" w:rsidRDefault="00F151B1" w:rsidP="00FA196E">
            <w:pPr>
              <w:spacing w:before="0" w:after="0"/>
            </w:pPr>
          </w:p>
          <w:p w14:paraId="0A403686" w14:textId="77777777" w:rsidR="00F151B1" w:rsidRDefault="00F151B1" w:rsidP="00FA196E">
            <w:pPr>
              <w:spacing w:before="0" w:after="0"/>
            </w:pPr>
          </w:p>
          <w:p w14:paraId="5C786435" w14:textId="77777777" w:rsidR="00F151B1" w:rsidRDefault="00F151B1" w:rsidP="00FA196E">
            <w:pPr>
              <w:spacing w:before="0" w:after="0"/>
            </w:pPr>
          </w:p>
          <w:p w14:paraId="11A92192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20798920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944DE14" w14:textId="77777777" w:rsidTr="006F3D5D">
        <w:tc>
          <w:tcPr>
            <w:tcW w:w="2552" w:type="dxa"/>
          </w:tcPr>
          <w:p w14:paraId="7C63EDC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A51C8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B1E0BD8" w14:textId="295681FA" w:rsidR="00FA196E" w:rsidRDefault="00FA196E" w:rsidP="00337633">
      <w:pPr>
        <w:spacing w:before="0" w:after="160"/>
        <w:jc w:val="left"/>
        <w:rPr>
          <w:cs/>
        </w:rPr>
      </w:pPr>
    </w:p>
    <w:p w14:paraId="76C523C4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34E9928" w14:textId="49FB75C9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 w:rsidR="003F2E78">
        <w:rPr>
          <w:rFonts w:hint="cs"/>
          <w:cs/>
        </w:rPr>
        <w:t>4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จัดการหมวดหมู่ย่อย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072822D" w14:textId="77777777" w:rsidTr="006F3D5D">
        <w:tc>
          <w:tcPr>
            <w:tcW w:w="5813" w:type="dxa"/>
            <w:gridSpan w:val="2"/>
          </w:tcPr>
          <w:p w14:paraId="4173FFDE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จัดการหมวดหมู่ย่อย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A2BC37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BF566B9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44EAD4B" w14:textId="77777777" w:rsidTr="006F3D5D">
        <w:tc>
          <w:tcPr>
            <w:tcW w:w="5813" w:type="dxa"/>
            <w:gridSpan w:val="2"/>
          </w:tcPr>
          <w:p w14:paraId="33F8D051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B5C705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3542FA9" w14:textId="77777777" w:rsidTr="006F3D5D">
        <w:tc>
          <w:tcPr>
            <w:tcW w:w="9640" w:type="dxa"/>
            <w:gridSpan w:val="4"/>
          </w:tcPr>
          <w:p w14:paraId="695B017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7CFCB12" w14:textId="77777777" w:rsidTr="006F3D5D">
        <w:tc>
          <w:tcPr>
            <w:tcW w:w="9640" w:type="dxa"/>
            <w:gridSpan w:val="4"/>
          </w:tcPr>
          <w:p w14:paraId="2FB542C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เป็นยูสเคสที่ใช้งานสำหรับแก้ไขข้อมูลหมวดหมู่ย่อย เมื่อมีข้อมูลที่ผิดพลาดจากการเพิ่ม</w:t>
            </w:r>
          </w:p>
        </w:tc>
      </w:tr>
      <w:tr w:rsidR="00F151B1" w:rsidRPr="003952A3" w14:paraId="27027E3B" w14:textId="77777777" w:rsidTr="006F3D5D">
        <w:tc>
          <w:tcPr>
            <w:tcW w:w="9640" w:type="dxa"/>
            <w:gridSpan w:val="4"/>
          </w:tcPr>
          <w:p w14:paraId="59AE5844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รใช้งานสำหรับแก้ไขข้อมูลหมวดหมู่ย่อย</w:t>
            </w:r>
          </w:p>
          <w:p w14:paraId="107D03A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66569A8" w14:textId="77777777" w:rsidTr="006F3D5D">
        <w:tc>
          <w:tcPr>
            <w:tcW w:w="9640" w:type="dxa"/>
            <w:gridSpan w:val="4"/>
          </w:tcPr>
          <w:p w14:paraId="25B15F5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0A4935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4B5EDB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26D4F4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6877A2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0383611" w14:textId="77777777" w:rsidTr="006F3D5D">
        <w:tc>
          <w:tcPr>
            <w:tcW w:w="2552" w:type="dxa"/>
          </w:tcPr>
          <w:p w14:paraId="6B931CC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5C515AF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741D78">
              <w:t>”</w:t>
            </w:r>
          </w:p>
          <w:p w14:paraId="74DD7E03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ต้องมีรายการหมวดหมู่ย่อย</w:t>
            </w:r>
          </w:p>
        </w:tc>
      </w:tr>
      <w:tr w:rsidR="00F151B1" w:rsidRPr="003952A3" w14:paraId="230B5938" w14:textId="77777777" w:rsidTr="006F3D5D">
        <w:tc>
          <w:tcPr>
            <w:tcW w:w="2552" w:type="dxa"/>
          </w:tcPr>
          <w:p w14:paraId="377F297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671E8A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แสดงข้อมูลรายการหมวดหมู่ย่อยที่ถูกแก้ไข</w:t>
            </w:r>
          </w:p>
        </w:tc>
      </w:tr>
      <w:tr w:rsidR="00F151B1" w:rsidRPr="003952A3" w14:paraId="3D7F3CC6" w14:textId="77777777" w:rsidTr="006F3D5D">
        <w:tc>
          <w:tcPr>
            <w:tcW w:w="2552" w:type="dxa"/>
          </w:tcPr>
          <w:p w14:paraId="056A7EF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19526AA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1F9214C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45554E7" w14:textId="77777777" w:rsidTr="006F3D5D">
        <w:tc>
          <w:tcPr>
            <w:tcW w:w="2552" w:type="dxa"/>
          </w:tcPr>
          <w:p w14:paraId="554B3B70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42342AC7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659EE21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0A681E">
              <w:t>”</w:t>
            </w:r>
          </w:p>
          <w:p w14:paraId="23116007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หมวดหมู่ย่อย</w:t>
            </w:r>
          </w:p>
          <w:p w14:paraId="6C9D9F91" w14:textId="77777777" w:rsidR="00F151B1" w:rsidRDefault="00F151B1" w:rsidP="003F2E78">
            <w:pPr>
              <w:spacing w:before="0" w:after="0"/>
            </w:pPr>
          </w:p>
          <w:p w14:paraId="75FF724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แก้ไขข้อมูลของหมวดหมู่ย่อย แล้วกดปุ่มยืนยัน</w:t>
            </w:r>
          </w:p>
        </w:tc>
        <w:tc>
          <w:tcPr>
            <w:tcW w:w="3827" w:type="dxa"/>
            <w:gridSpan w:val="2"/>
          </w:tcPr>
          <w:p w14:paraId="63CF6674" w14:textId="77777777" w:rsidR="00F151B1" w:rsidRDefault="00F151B1" w:rsidP="003F2E78">
            <w:pPr>
              <w:spacing w:before="0" w:after="0"/>
            </w:pPr>
          </w:p>
          <w:p w14:paraId="269A628F" w14:textId="77777777" w:rsidR="00F151B1" w:rsidRDefault="00F151B1" w:rsidP="003F2E78">
            <w:pPr>
              <w:spacing w:before="0" w:after="0"/>
            </w:pPr>
          </w:p>
          <w:p w14:paraId="0BC3C971" w14:textId="77777777" w:rsidR="00F151B1" w:rsidRDefault="00F151B1" w:rsidP="003F2E78">
            <w:pPr>
              <w:spacing w:before="0" w:after="0"/>
            </w:pPr>
          </w:p>
          <w:p w14:paraId="71139E15" w14:textId="77777777" w:rsidR="00F151B1" w:rsidRPr="00741D78" w:rsidRDefault="00F151B1" w:rsidP="003F2E78">
            <w:pPr>
              <w:spacing w:before="0" w:after="0"/>
            </w:pPr>
          </w:p>
          <w:p w14:paraId="18A48803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B02A2A5" w14:textId="77777777" w:rsidR="00F151B1" w:rsidRDefault="00F151B1" w:rsidP="003F2E78">
            <w:pPr>
              <w:spacing w:before="0" w:after="0"/>
            </w:pPr>
          </w:p>
          <w:p w14:paraId="2F267FB1" w14:textId="77777777" w:rsidR="00F151B1" w:rsidRDefault="00F151B1" w:rsidP="003F2E78">
            <w:pPr>
              <w:spacing w:before="0" w:after="0"/>
            </w:pPr>
          </w:p>
          <w:p w14:paraId="72FD6491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E08028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แสดงรายการหมวดหมู่ย่อยที่ถูกแก้ไข</w:t>
            </w:r>
          </w:p>
        </w:tc>
      </w:tr>
      <w:tr w:rsidR="00F151B1" w:rsidRPr="003952A3" w14:paraId="56B935CD" w14:textId="77777777" w:rsidTr="006F3D5D">
        <w:tc>
          <w:tcPr>
            <w:tcW w:w="2552" w:type="dxa"/>
          </w:tcPr>
          <w:p w14:paraId="28A6D86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3C85031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268D395D" w14:textId="2F7C6AB3" w:rsidR="003F2E78" w:rsidRDefault="003F2E78" w:rsidP="00337633">
      <w:pPr>
        <w:spacing w:before="0" w:after="160"/>
        <w:jc w:val="left"/>
        <w:rPr>
          <w:cs/>
        </w:rPr>
      </w:pPr>
    </w:p>
    <w:p w14:paraId="531630E3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32778D81" w14:textId="4A934166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5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</w:t>
      </w:r>
      <w:r>
        <w:rPr>
          <w:cs/>
        </w:rPr>
        <w:t>หมวดหมู่ย่อย</w:t>
      </w:r>
      <w:r>
        <w:t>(</w:t>
      </w:r>
      <w:r>
        <w:rPr>
          <w:rFonts w:hint="cs"/>
          <w:cs/>
        </w:rPr>
        <w:t>ลบ</w:t>
      </w:r>
      <w:r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257FF2C" w14:textId="77777777" w:rsidTr="006F3D5D">
        <w:tc>
          <w:tcPr>
            <w:tcW w:w="5813" w:type="dxa"/>
            <w:gridSpan w:val="2"/>
          </w:tcPr>
          <w:p w14:paraId="0AEF00C2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0DFCCD0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6512728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0722F91B" w14:textId="77777777" w:rsidTr="006F3D5D">
        <w:tc>
          <w:tcPr>
            <w:tcW w:w="5813" w:type="dxa"/>
            <w:gridSpan w:val="2"/>
          </w:tcPr>
          <w:p w14:paraId="64E52C6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62B96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1E843532" w14:textId="77777777" w:rsidTr="006F3D5D">
        <w:tc>
          <w:tcPr>
            <w:tcW w:w="9640" w:type="dxa"/>
            <w:gridSpan w:val="4"/>
          </w:tcPr>
          <w:p w14:paraId="63BB2B9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F44F182" w14:textId="77777777" w:rsidTr="006F3D5D">
        <w:tc>
          <w:tcPr>
            <w:tcW w:w="9640" w:type="dxa"/>
            <w:gridSpan w:val="4"/>
          </w:tcPr>
          <w:p w14:paraId="50F983DF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141C6176" w14:textId="77777777" w:rsidTr="006F3D5D">
        <w:tc>
          <w:tcPr>
            <w:tcW w:w="9640" w:type="dxa"/>
            <w:gridSpan w:val="4"/>
          </w:tcPr>
          <w:p w14:paraId="62F1C67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หมวดหมู่ย่อย</w:t>
            </w:r>
          </w:p>
          <w:p w14:paraId="7058A77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8B2F63D" w14:textId="77777777" w:rsidTr="006F3D5D">
        <w:tc>
          <w:tcPr>
            <w:tcW w:w="9640" w:type="dxa"/>
            <w:gridSpan w:val="4"/>
          </w:tcPr>
          <w:p w14:paraId="1FD3A36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52FFDA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D22F71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16D034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233B9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CF3F170" w14:textId="77777777" w:rsidTr="006F3D5D">
        <w:tc>
          <w:tcPr>
            <w:tcW w:w="2552" w:type="dxa"/>
          </w:tcPr>
          <w:p w14:paraId="749D53E7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A8CBA3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741D78">
              <w:t>”</w:t>
            </w:r>
          </w:p>
          <w:p w14:paraId="30991CD5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หมวดหมู่ย่อย</w:t>
            </w:r>
          </w:p>
        </w:tc>
      </w:tr>
      <w:tr w:rsidR="00F151B1" w:rsidRPr="003952A3" w14:paraId="5674822C" w14:textId="77777777" w:rsidTr="006F3D5D">
        <w:tc>
          <w:tcPr>
            <w:tcW w:w="2552" w:type="dxa"/>
          </w:tcPr>
          <w:p w14:paraId="358262A1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60E8796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1EF888AD" w14:textId="77777777" w:rsidTr="006F3D5D">
        <w:tc>
          <w:tcPr>
            <w:tcW w:w="2552" w:type="dxa"/>
          </w:tcPr>
          <w:p w14:paraId="4EB2B56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8E67EC5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D9A2E8B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B3BE3ED" w14:textId="77777777" w:rsidTr="006F3D5D">
        <w:tc>
          <w:tcPr>
            <w:tcW w:w="2552" w:type="dxa"/>
          </w:tcPr>
          <w:p w14:paraId="3FA02A31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7E7F6F5E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9E0539E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2DF4D8F3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หมวดหมู่ย่อย</w:t>
            </w:r>
          </w:p>
          <w:p w14:paraId="2533A231" w14:textId="77777777" w:rsidR="00F151B1" w:rsidRDefault="00F151B1" w:rsidP="003F2E78">
            <w:pPr>
              <w:spacing w:before="0" w:after="0"/>
            </w:pPr>
          </w:p>
          <w:p w14:paraId="48E20951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28C4843" w14:textId="77777777" w:rsidR="00F151B1" w:rsidRDefault="00F151B1" w:rsidP="003F2E78">
            <w:pPr>
              <w:spacing w:before="0" w:after="0"/>
            </w:pPr>
          </w:p>
          <w:p w14:paraId="7ABCF207" w14:textId="77777777" w:rsidR="00F151B1" w:rsidRDefault="00F151B1" w:rsidP="003F2E78">
            <w:pPr>
              <w:spacing w:before="0" w:after="0"/>
            </w:pPr>
          </w:p>
          <w:p w14:paraId="3D9DDF85" w14:textId="77777777" w:rsidR="00F151B1" w:rsidRDefault="00F151B1" w:rsidP="003F2E78">
            <w:pPr>
              <w:spacing w:before="0" w:after="0"/>
            </w:pPr>
          </w:p>
          <w:p w14:paraId="6C94B739" w14:textId="77777777" w:rsidR="00F151B1" w:rsidRPr="00741D78" w:rsidRDefault="00F151B1" w:rsidP="003F2E78">
            <w:pPr>
              <w:spacing w:before="0" w:after="0"/>
            </w:pPr>
          </w:p>
          <w:p w14:paraId="2045F19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652905D" w14:textId="77777777" w:rsidR="00F151B1" w:rsidRDefault="00F151B1" w:rsidP="003F2E78">
            <w:pPr>
              <w:spacing w:before="0" w:after="0"/>
            </w:pPr>
          </w:p>
          <w:p w14:paraId="18791D73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96B7A3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6B69825B" w14:textId="77777777" w:rsidTr="006F3D5D">
        <w:tc>
          <w:tcPr>
            <w:tcW w:w="2552" w:type="dxa"/>
          </w:tcPr>
          <w:p w14:paraId="33A3B61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8C8225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636F549" w14:textId="64AD0B07" w:rsidR="003F2E78" w:rsidRDefault="003F2E78" w:rsidP="00337633">
      <w:pPr>
        <w:spacing w:before="0" w:after="160"/>
        <w:jc w:val="left"/>
        <w:rPr>
          <w:cs/>
        </w:rPr>
      </w:pPr>
    </w:p>
    <w:p w14:paraId="5D8CFEA2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F074348" w14:textId="4F4FC19F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6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</w:t>
      </w:r>
      <w:r>
        <w:rPr>
          <w:cs/>
        </w:rPr>
        <w:t>ผู้ใช้งาน</w:t>
      </w:r>
      <w:r>
        <w:t>(</w:t>
      </w:r>
      <w:r>
        <w:rPr>
          <w:rFonts w:hint="cs"/>
          <w:cs/>
        </w:rPr>
        <w:t>เพิ่ม</w:t>
      </w:r>
      <w:r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BC57E73" w14:textId="77777777" w:rsidTr="006F3D5D">
        <w:tc>
          <w:tcPr>
            <w:tcW w:w="5813" w:type="dxa"/>
            <w:gridSpan w:val="2"/>
          </w:tcPr>
          <w:p w14:paraId="0A906936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6120E4A1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5EFCE2D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C5DDE89" w14:textId="77777777" w:rsidTr="006F3D5D">
        <w:tc>
          <w:tcPr>
            <w:tcW w:w="5813" w:type="dxa"/>
            <w:gridSpan w:val="2"/>
          </w:tcPr>
          <w:p w14:paraId="0290BD0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5B142D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6CF0A81" w14:textId="77777777" w:rsidTr="006F3D5D">
        <w:tc>
          <w:tcPr>
            <w:tcW w:w="9640" w:type="dxa"/>
            <w:gridSpan w:val="4"/>
          </w:tcPr>
          <w:p w14:paraId="382F39F4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F734210" w14:textId="77777777" w:rsidTr="006F3D5D">
        <w:tc>
          <w:tcPr>
            <w:tcW w:w="9640" w:type="dxa"/>
            <w:gridSpan w:val="4"/>
          </w:tcPr>
          <w:p w14:paraId="4FD2A791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36FB4013" w14:textId="77777777" w:rsidTr="006F3D5D">
        <w:tc>
          <w:tcPr>
            <w:tcW w:w="9640" w:type="dxa"/>
            <w:gridSpan w:val="4"/>
          </w:tcPr>
          <w:p w14:paraId="63BA383A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  <w:p w14:paraId="7A0BEFC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CC4661B" w14:textId="77777777" w:rsidTr="006F3D5D">
        <w:tc>
          <w:tcPr>
            <w:tcW w:w="9640" w:type="dxa"/>
            <w:gridSpan w:val="4"/>
          </w:tcPr>
          <w:p w14:paraId="5FD5E028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B0554C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691D52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3ABB707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994A4F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8200F" w14:textId="77777777" w:rsidTr="006F3D5D">
        <w:tc>
          <w:tcPr>
            <w:tcW w:w="2552" w:type="dxa"/>
          </w:tcPr>
          <w:p w14:paraId="258DF67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363410" w14:textId="77777777" w:rsidR="00F151B1" w:rsidRPr="00140978" w:rsidRDefault="00F151B1" w:rsidP="003F2E78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B13758">
              <w:t>”</w:t>
            </w:r>
          </w:p>
        </w:tc>
      </w:tr>
      <w:tr w:rsidR="00F151B1" w:rsidRPr="003952A3" w14:paraId="60B65C21" w14:textId="77777777" w:rsidTr="006F3D5D">
        <w:tc>
          <w:tcPr>
            <w:tcW w:w="2552" w:type="dxa"/>
          </w:tcPr>
          <w:p w14:paraId="0F72958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9DFFB3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4A5B36CC" w14:textId="77777777" w:rsidTr="006F3D5D">
        <w:tc>
          <w:tcPr>
            <w:tcW w:w="2552" w:type="dxa"/>
          </w:tcPr>
          <w:p w14:paraId="4EF9395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A190F1A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E652C24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0AB6177" w14:textId="77777777" w:rsidTr="006F3D5D">
        <w:tc>
          <w:tcPr>
            <w:tcW w:w="2552" w:type="dxa"/>
          </w:tcPr>
          <w:p w14:paraId="28520228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6D298E66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E48BF09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0A681E">
              <w:t>”</w:t>
            </w:r>
          </w:p>
          <w:p w14:paraId="77D5B055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</w:t>
            </w:r>
            <w:r>
              <w:rPr>
                <w:rFonts w:hint="cs"/>
                <w:cs/>
              </w:rPr>
              <w:t>รหัสพนักงาน แล้วกดปุ่มยืนยัน</w:t>
            </w:r>
          </w:p>
          <w:p w14:paraId="5BDA94A7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6B85BA89" w14:textId="77777777" w:rsidR="00F151B1" w:rsidRDefault="00F151B1" w:rsidP="003F2E78">
            <w:pPr>
              <w:spacing w:before="0" w:after="0"/>
            </w:pPr>
          </w:p>
          <w:p w14:paraId="0451FAE1" w14:textId="77777777" w:rsidR="00F151B1" w:rsidRDefault="00F151B1" w:rsidP="003F2E78">
            <w:pPr>
              <w:spacing w:before="0" w:after="0"/>
            </w:pPr>
          </w:p>
          <w:p w14:paraId="58124CCC" w14:textId="77777777" w:rsidR="00F151B1" w:rsidRDefault="00F151B1" w:rsidP="003F2E78">
            <w:pPr>
              <w:spacing w:before="0" w:after="0"/>
            </w:pPr>
          </w:p>
          <w:p w14:paraId="51191DC0" w14:textId="77777777" w:rsidR="00F151B1" w:rsidRDefault="00F151B1" w:rsidP="003F2E78">
            <w:pPr>
              <w:spacing w:before="0" w:after="0"/>
            </w:pPr>
          </w:p>
          <w:p w14:paraId="4B974151" w14:textId="77777777" w:rsidR="00F151B1" w:rsidRDefault="00F151B1" w:rsidP="003F2E78">
            <w:pPr>
              <w:spacing w:before="0" w:after="0"/>
            </w:pPr>
          </w:p>
          <w:p w14:paraId="04B18FD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2AE8665A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1C361F6" w14:textId="77777777" w:rsidTr="006F3D5D">
        <w:tc>
          <w:tcPr>
            <w:tcW w:w="2552" w:type="dxa"/>
          </w:tcPr>
          <w:p w14:paraId="39C6D2B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B8FABE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ถ้ากรอกรหัสพนักงานที่ไม่มีในฐานข้อมูลของบริษัท ระบบจะไม่ดำเนินการต่อ</w:t>
            </w:r>
          </w:p>
        </w:tc>
      </w:tr>
    </w:tbl>
    <w:p w14:paraId="3C14F1E3" w14:textId="3E7467E1" w:rsidR="003F2E78" w:rsidRDefault="003F2E78" w:rsidP="00337633">
      <w:pPr>
        <w:spacing w:before="0" w:after="160"/>
        <w:jc w:val="left"/>
        <w:rPr>
          <w:cs/>
        </w:rPr>
      </w:pPr>
    </w:p>
    <w:p w14:paraId="12C1F251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03ED3770" w14:textId="00520171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7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จัดการผู้ใช้งาน</w:t>
      </w:r>
      <w:r>
        <w:t>(</w:t>
      </w:r>
      <w:r>
        <w:rPr>
          <w:rFonts w:hint="cs"/>
          <w:cs/>
        </w:rPr>
        <w:t>แก้ไข</w:t>
      </w:r>
      <w:r>
        <w:t>)</w:t>
      </w: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B3E3D5" w14:textId="77777777" w:rsidTr="00F151B1">
        <w:tc>
          <w:tcPr>
            <w:tcW w:w="5813" w:type="dxa"/>
            <w:gridSpan w:val="2"/>
          </w:tcPr>
          <w:p w14:paraId="63718577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51A023F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1D4E076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04FB1D3" w14:textId="77777777" w:rsidTr="00F151B1">
        <w:tc>
          <w:tcPr>
            <w:tcW w:w="5813" w:type="dxa"/>
            <w:gridSpan w:val="2"/>
          </w:tcPr>
          <w:p w14:paraId="563861D5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C0E012B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A2AA3DC" w14:textId="77777777" w:rsidTr="00F151B1">
        <w:tc>
          <w:tcPr>
            <w:tcW w:w="9640" w:type="dxa"/>
            <w:gridSpan w:val="4"/>
          </w:tcPr>
          <w:p w14:paraId="1C65D86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46D7A28" w14:textId="77777777" w:rsidTr="00F151B1">
        <w:tc>
          <w:tcPr>
            <w:tcW w:w="9640" w:type="dxa"/>
            <w:gridSpan w:val="4"/>
          </w:tcPr>
          <w:p w14:paraId="20DCDF41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เป็นยูสเคสที่ใช้งานสำหรับแก้ไขข้อมูลผู้ใช้งาน เมื่อมีข้อมูลที่ผิดพลาดจากการเพิ่มหรือต้องการเปลี่ยนรหัสผ่านใหม่</w:t>
            </w:r>
          </w:p>
        </w:tc>
      </w:tr>
      <w:tr w:rsidR="00F151B1" w:rsidRPr="003952A3" w14:paraId="4D1CD879" w14:textId="77777777" w:rsidTr="00F151B1">
        <w:tc>
          <w:tcPr>
            <w:tcW w:w="9640" w:type="dxa"/>
            <w:gridSpan w:val="4"/>
          </w:tcPr>
          <w:p w14:paraId="06F43D8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รใช้งานสำหรับแก้ไขข้อมูลผู้ใช้งาน</w:t>
            </w:r>
          </w:p>
          <w:p w14:paraId="62EA2F1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A493E48" w14:textId="77777777" w:rsidTr="00F151B1">
        <w:tc>
          <w:tcPr>
            <w:tcW w:w="9640" w:type="dxa"/>
            <w:gridSpan w:val="4"/>
          </w:tcPr>
          <w:p w14:paraId="66A97B5D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EEE7DB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E59DB0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833831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B37E49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87EEE36" w14:textId="77777777" w:rsidTr="00F151B1">
        <w:tc>
          <w:tcPr>
            <w:tcW w:w="2552" w:type="dxa"/>
          </w:tcPr>
          <w:p w14:paraId="16E750A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0E2A94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118438AD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55D3A1D9" w14:textId="77777777" w:rsidTr="00F151B1">
        <w:tc>
          <w:tcPr>
            <w:tcW w:w="2552" w:type="dxa"/>
          </w:tcPr>
          <w:p w14:paraId="58854B4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CA5F5C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แสดงข้อมูลรายการผู้ใช้งานที่ถูกแก้ไข</w:t>
            </w:r>
          </w:p>
        </w:tc>
      </w:tr>
      <w:tr w:rsidR="00F151B1" w:rsidRPr="003952A3" w14:paraId="6A37F8BE" w14:textId="77777777" w:rsidTr="00F151B1">
        <w:tc>
          <w:tcPr>
            <w:tcW w:w="2552" w:type="dxa"/>
          </w:tcPr>
          <w:p w14:paraId="32F4DCA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6C18579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92A637F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2CBFC02" w14:textId="77777777" w:rsidTr="00F151B1">
        <w:tc>
          <w:tcPr>
            <w:tcW w:w="2552" w:type="dxa"/>
          </w:tcPr>
          <w:p w14:paraId="004E89BD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6006BCAC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D810858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5A2A1BD7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1C7AFB52" w14:textId="77777777" w:rsidR="00F151B1" w:rsidRDefault="00F151B1" w:rsidP="003F2E78">
            <w:pPr>
              <w:spacing w:before="0" w:after="0"/>
            </w:pPr>
          </w:p>
          <w:p w14:paraId="35084810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แก้ไขข้อมูลของผู้ใช้งาน แล้วกดปุ่มยืนยัน</w:t>
            </w:r>
          </w:p>
        </w:tc>
        <w:tc>
          <w:tcPr>
            <w:tcW w:w="3827" w:type="dxa"/>
            <w:gridSpan w:val="2"/>
          </w:tcPr>
          <w:p w14:paraId="19C16E66" w14:textId="77777777" w:rsidR="00F151B1" w:rsidRDefault="00F151B1" w:rsidP="003F2E78">
            <w:pPr>
              <w:spacing w:before="0" w:after="0"/>
            </w:pPr>
          </w:p>
          <w:p w14:paraId="2CB4F7B4" w14:textId="77777777" w:rsidR="00F151B1" w:rsidRDefault="00F151B1" w:rsidP="003F2E78">
            <w:pPr>
              <w:spacing w:before="0" w:after="0"/>
            </w:pPr>
          </w:p>
          <w:p w14:paraId="358F7428" w14:textId="77777777" w:rsidR="00F151B1" w:rsidRDefault="00F151B1" w:rsidP="003F2E78">
            <w:pPr>
              <w:spacing w:before="0" w:after="0"/>
            </w:pPr>
          </w:p>
          <w:p w14:paraId="5B67EC1C" w14:textId="77777777" w:rsidR="00F151B1" w:rsidRPr="00741D78" w:rsidRDefault="00F151B1" w:rsidP="003F2E78">
            <w:pPr>
              <w:spacing w:before="0" w:after="0"/>
            </w:pPr>
          </w:p>
          <w:p w14:paraId="3CD9D63F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0BFD1431" w14:textId="77777777" w:rsidR="00F151B1" w:rsidRDefault="00F151B1" w:rsidP="003F2E78">
            <w:pPr>
              <w:spacing w:before="0" w:after="0"/>
            </w:pPr>
          </w:p>
          <w:p w14:paraId="06FC6576" w14:textId="77777777" w:rsidR="00F151B1" w:rsidRDefault="00F151B1" w:rsidP="003F2E78">
            <w:pPr>
              <w:spacing w:before="0" w:after="0"/>
            </w:pPr>
          </w:p>
          <w:p w14:paraId="1BCD0230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22D9A64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แสดงรายการผู้ใช้งานที่ถูกแก้ไข</w:t>
            </w:r>
          </w:p>
        </w:tc>
      </w:tr>
      <w:tr w:rsidR="00F151B1" w:rsidRPr="003952A3" w14:paraId="6EC1A3E5" w14:textId="77777777" w:rsidTr="00F151B1">
        <w:tc>
          <w:tcPr>
            <w:tcW w:w="2552" w:type="dxa"/>
          </w:tcPr>
          <w:p w14:paraId="368F9DE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EA8DA0B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892B573" w14:textId="6573CC0B" w:rsidR="003F2E78" w:rsidRDefault="003F2E78" w:rsidP="00337633">
      <w:pPr>
        <w:spacing w:before="0" w:after="160"/>
        <w:jc w:val="left"/>
        <w:rPr>
          <w:cs/>
        </w:rPr>
      </w:pPr>
    </w:p>
    <w:p w14:paraId="2667A8E0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EAE07F3" w14:textId="7F58A869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8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จัดการผู้ใช้งาน</w:t>
      </w:r>
      <w:r>
        <w:t>(</w:t>
      </w:r>
      <w:r>
        <w:rPr>
          <w:rFonts w:hint="cs"/>
          <w:cs/>
        </w:rPr>
        <w:t>ลบ</w:t>
      </w:r>
      <w:r>
        <w:t>)</w:t>
      </w: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E9448C2" w14:textId="77777777" w:rsidTr="00F151B1">
        <w:tc>
          <w:tcPr>
            <w:tcW w:w="5813" w:type="dxa"/>
            <w:gridSpan w:val="2"/>
          </w:tcPr>
          <w:p w14:paraId="2D7FE6DE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1EC8935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FC8348A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F8DA02A" w14:textId="77777777" w:rsidTr="00F151B1">
        <w:tc>
          <w:tcPr>
            <w:tcW w:w="5813" w:type="dxa"/>
            <w:gridSpan w:val="2"/>
          </w:tcPr>
          <w:p w14:paraId="69B7FDE9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294BFC4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C8DF080" w14:textId="77777777" w:rsidTr="00F151B1">
        <w:tc>
          <w:tcPr>
            <w:tcW w:w="9640" w:type="dxa"/>
            <w:gridSpan w:val="4"/>
          </w:tcPr>
          <w:p w14:paraId="67463C8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82765F9" w14:textId="77777777" w:rsidTr="00F151B1">
        <w:tc>
          <w:tcPr>
            <w:tcW w:w="9640" w:type="dxa"/>
            <w:gridSpan w:val="4"/>
          </w:tcPr>
          <w:p w14:paraId="3C501AF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เป็นยูสเคสที่ใช้งานสำหรับลบข้อมูลผู้ใช้งาน เมื่อมีข้อมูลที่ผิดพลาดจากการเพิ่มหรือไม่ต้องการข้อมูลผู้ใช้งานนั้นแล้ว</w:t>
            </w:r>
          </w:p>
        </w:tc>
      </w:tr>
      <w:tr w:rsidR="00F151B1" w:rsidRPr="003952A3" w14:paraId="5C938614" w14:textId="77777777" w:rsidTr="00F151B1">
        <w:tc>
          <w:tcPr>
            <w:tcW w:w="9640" w:type="dxa"/>
            <w:gridSpan w:val="4"/>
          </w:tcPr>
          <w:p w14:paraId="4A7FDF0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รใช้งานสำหรับลบข้อมูลผู้ใช้งาน</w:t>
            </w:r>
          </w:p>
          <w:p w14:paraId="269C7DD1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D0CB11C" w14:textId="77777777" w:rsidTr="00F151B1">
        <w:tc>
          <w:tcPr>
            <w:tcW w:w="9640" w:type="dxa"/>
            <w:gridSpan w:val="4"/>
          </w:tcPr>
          <w:p w14:paraId="228B8E3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EDBFC3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866DBB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D06BA6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62964C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71362C" w14:textId="77777777" w:rsidTr="00F151B1">
        <w:tc>
          <w:tcPr>
            <w:tcW w:w="2552" w:type="dxa"/>
          </w:tcPr>
          <w:p w14:paraId="4AF3788E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964C350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29A5CB33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4830CAF8" w14:textId="77777777" w:rsidTr="00F151B1">
        <w:tc>
          <w:tcPr>
            <w:tcW w:w="2552" w:type="dxa"/>
          </w:tcPr>
          <w:p w14:paraId="0A381D3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C66C2D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รายการผู้ใช้งานที่ลบถูกลบออกจากตาราง</w:t>
            </w:r>
          </w:p>
        </w:tc>
      </w:tr>
      <w:tr w:rsidR="00F151B1" w:rsidRPr="003952A3" w14:paraId="24495F80" w14:textId="77777777" w:rsidTr="00F151B1">
        <w:tc>
          <w:tcPr>
            <w:tcW w:w="2552" w:type="dxa"/>
          </w:tcPr>
          <w:p w14:paraId="12E7770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4CDB602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2CC5798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039A77F" w14:textId="77777777" w:rsidTr="00F151B1">
        <w:tc>
          <w:tcPr>
            <w:tcW w:w="2552" w:type="dxa"/>
          </w:tcPr>
          <w:p w14:paraId="2DE17FF4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3EF66DEF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EE44FCE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67D64D7A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236731A4" w14:textId="77777777" w:rsidR="00F151B1" w:rsidRDefault="00F151B1" w:rsidP="003F2E78">
            <w:pPr>
              <w:spacing w:before="0" w:after="0"/>
            </w:pPr>
          </w:p>
          <w:p w14:paraId="48E81EC5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0BF13C45" w14:textId="77777777" w:rsidR="00F151B1" w:rsidRDefault="00F151B1" w:rsidP="003F2E78">
            <w:pPr>
              <w:spacing w:before="0" w:after="0"/>
            </w:pPr>
          </w:p>
          <w:p w14:paraId="40A1C83B" w14:textId="77777777" w:rsidR="00F151B1" w:rsidRDefault="00F151B1" w:rsidP="003F2E78">
            <w:pPr>
              <w:spacing w:before="0" w:after="0"/>
            </w:pPr>
          </w:p>
          <w:p w14:paraId="198B5CDF" w14:textId="77777777" w:rsidR="00F151B1" w:rsidRDefault="00F151B1" w:rsidP="003F2E78">
            <w:pPr>
              <w:spacing w:before="0" w:after="0"/>
            </w:pPr>
          </w:p>
          <w:p w14:paraId="12769DE6" w14:textId="77777777" w:rsidR="00F151B1" w:rsidRPr="00741D78" w:rsidRDefault="00F151B1" w:rsidP="003F2E78">
            <w:pPr>
              <w:spacing w:before="0" w:after="0"/>
            </w:pPr>
          </w:p>
          <w:p w14:paraId="6B942D96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2EA5B3B4" w14:textId="77777777" w:rsidR="00F151B1" w:rsidRDefault="00F151B1" w:rsidP="003F2E78">
            <w:pPr>
              <w:spacing w:before="0" w:after="0"/>
            </w:pPr>
          </w:p>
          <w:p w14:paraId="25EBBC8F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FAD8E51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รายการผู้ใช้งานที่ลบถูกลบออกจากตาราง</w:t>
            </w:r>
          </w:p>
        </w:tc>
      </w:tr>
      <w:tr w:rsidR="00F151B1" w:rsidRPr="003952A3" w14:paraId="7DE2D2AC" w14:textId="77777777" w:rsidTr="00F151B1">
        <w:tc>
          <w:tcPr>
            <w:tcW w:w="2552" w:type="dxa"/>
          </w:tcPr>
          <w:p w14:paraId="5EDB867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6C20FBF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1773557E" w14:textId="0071969E" w:rsidR="00F151B1" w:rsidRDefault="00F151B1" w:rsidP="00337633">
      <w:pPr>
        <w:spacing w:before="0" w:after="160"/>
        <w:jc w:val="left"/>
      </w:pPr>
    </w:p>
    <w:p w14:paraId="357C4133" w14:textId="0668370C" w:rsidR="003F2E78" w:rsidRDefault="003F2E78">
      <w:pPr>
        <w:spacing w:before="0" w:after="160"/>
        <w:jc w:val="left"/>
      </w:pPr>
      <w:r>
        <w:br w:type="page"/>
      </w:r>
    </w:p>
    <w:p w14:paraId="671483AD" w14:textId="7B5F5B39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9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รายงานบุคคลที่ทำการยืมมากที่สุด</w:t>
      </w:r>
    </w:p>
    <w:tbl>
      <w:tblPr>
        <w:tblStyle w:val="TableGrid"/>
        <w:tblW w:w="9904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552"/>
        <w:gridCol w:w="3544"/>
        <w:gridCol w:w="141"/>
        <w:gridCol w:w="1701"/>
        <w:gridCol w:w="1966"/>
      </w:tblGrid>
      <w:tr w:rsidR="00F151B1" w:rsidRPr="003952A3" w14:paraId="1C389AB1" w14:textId="77777777" w:rsidTr="006F3D5D">
        <w:tc>
          <w:tcPr>
            <w:tcW w:w="6096" w:type="dxa"/>
            <w:gridSpan w:val="2"/>
          </w:tcPr>
          <w:p w14:paraId="6345097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</w:p>
        </w:tc>
        <w:tc>
          <w:tcPr>
            <w:tcW w:w="1842" w:type="dxa"/>
            <w:gridSpan w:val="2"/>
          </w:tcPr>
          <w:p w14:paraId="6A890779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66" w:type="dxa"/>
          </w:tcPr>
          <w:p w14:paraId="25F0A6B8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714D270" w14:textId="77777777" w:rsidTr="006F3D5D">
        <w:tc>
          <w:tcPr>
            <w:tcW w:w="6096" w:type="dxa"/>
            <w:gridSpan w:val="2"/>
          </w:tcPr>
          <w:p w14:paraId="42933478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08" w:type="dxa"/>
            <w:gridSpan w:val="3"/>
          </w:tcPr>
          <w:p w14:paraId="2450B3F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3659B3F8" w14:textId="77777777" w:rsidTr="006F3D5D">
        <w:tc>
          <w:tcPr>
            <w:tcW w:w="9904" w:type="dxa"/>
            <w:gridSpan w:val="5"/>
          </w:tcPr>
          <w:p w14:paraId="04D9E60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01F88D0" w14:textId="77777777" w:rsidTr="006F3D5D">
        <w:tc>
          <w:tcPr>
            <w:tcW w:w="9904" w:type="dxa"/>
            <w:gridSpan w:val="5"/>
          </w:tcPr>
          <w:p w14:paraId="2A59F162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 xml:space="preserve">เป็นยูสเคสที่ใช้งานสำหรับนำออกไฟล์รายงานบุคคลที่ทำการยืมมากที่สุด </w:t>
            </w:r>
          </w:p>
          <w:p w14:paraId="578E109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5FFA878E" w14:textId="77777777" w:rsidTr="006F3D5D">
        <w:tc>
          <w:tcPr>
            <w:tcW w:w="9904" w:type="dxa"/>
            <w:gridSpan w:val="5"/>
          </w:tcPr>
          <w:p w14:paraId="54D0552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รนำออกไฟล์รายงานบุคคลที่ทำการยืมมากที่สุด</w:t>
            </w:r>
          </w:p>
          <w:p w14:paraId="575E83F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D3AC15D" w14:textId="77777777" w:rsidTr="006F3D5D">
        <w:tc>
          <w:tcPr>
            <w:tcW w:w="9904" w:type="dxa"/>
            <w:gridSpan w:val="5"/>
          </w:tcPr>
          <w:p w14:paraId="292F3C1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20E83E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D7A5A9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9F2BC1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02742CF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26B8D22" w14:textId="77777777" w:rsidTr="006F3D5D">
        <w:tc>
          <w:tcPr>
            <w:tcW w:w="2552" w:type="dxa"/>
          </w:tcPr>
          <w:p w14:paraId="7218CF2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3CD0A247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  <w:r w:rsidRPr="00B13758">
              <w:t>”</w:t>
            </w:r>
          </w:p>
          <w:p w14:paraId="2AEE48CC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ต้องมีข้อมูลรายการบุคคลที่ทำการยืมมากที่สุด</w:t>
            </w:r>
          </w:p>
        </w:tc>
      </w:tr>
      <w:tr w:rsidR="00F151B1" w:rsidRPr="003952A3" w14:paraId="670574E4" w14:textId="77777777" w:rsidTr="006F3D5D">
        <w:tc>
          <w:tcPr>
            <w:tcW w:w="2552" w:type="dxa"/>
          </w:tcPr>
          <w:p w14:paraId="43120EB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26CB799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ไฟล์รายงานรายการค้างส่ง</w:t>
            </w:r>
          </w:p>
        </w:tc>
      </w:tr>
      <w:tr w:rsidR="00F151B1" w:rsidRPr="003952A3" w14:paraId="4558D57D" w14:textId="77777777" w:rsidTr="006F3D5D">
        <w:tc>
          <w:tcPr>
            <w:tcW w:w="2552" w:type="dxa"/>
          </w:tcPr>
          <w:p w14:paraId="57624E8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685" w:type="dxa"/>
            <w:gridSpan w:val="2"/>
          </w:tcPr>
          <w:p w14:paraId="716A987B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667" w:type="dxa"/>
            <w:gridSpan w:val="2"/>
          </w:tcPr>
          <w:p w14:paraId="21689CEC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618389" w14:textId="77777777" w:rsidTr="006F3D5D">
        <w:tc>
          <w:tcPr>
            <w:tcW w:w="2552" w:type="dxa"/>
          </w:tcPr>
          <w:p w14:paraId="7C02E862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685" w:type="dxa"/>
            <w:gridSpan w:val="2"/>
          </w:tcPr>
          <w:p w14:paraId="1699FEDA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CD29F6D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รายงานคนยืมมากที่สุด</w:t>
            </w:r>
            <w:r w:rsidRPr="000A681E">
              <w:t>”</w:t>
            </w:r>
          </w:p>
          <w:p w14:paraId="273AF536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1BDDDF94" w14:textId="77777777" w:rsidR="00F151B1" w:rsidRDefault="00F151B1" w:rsidP="003F2E78">
            <w:pPr>
              <w:spacing w:before="0" w:after="0"/>
            </w:pPr>
          </w:p>
          <w:p w14:paraId="29D6E4C4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34130F4B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667" w:type="dxa"/>
            <w:gridSpan w:val="2"/>
          </w:tcPr>
          <w:p w14:paraId="5A3E6CC9" w14:textId="77777777" w:rsidR="00F151B1" w:rsidRDefault="00F151B1" w:rsidP="003F2E78">
            <w:pPr>
              <w:spacing w:before="0" w:after="0"/>
            </w:pPr>
          </w:p>
          <w:p w14:paraId="27E0523B" w14:textId="77777777" w:rsidR="00F151B1" w:rsidRDefault="00F151B1" w:rsidP="003F2E78">
            <w:pPr>
              <w:spacing w:before="0" w:after="0"/>
            </w:pPr>
          </w:p>
          <w:p w14:paraId="63BF7AE5" w14:textId="77777777" w:rsidR="00F151B1" w:rsidRDefault="00F151B1" w:rsidP="003F2E78">
            <w:pPr>
              <w:spacing w:before="0" w:after="0"/>
            </w:pPr>
          </w:p>
          <w:p w14:paraId="43DA9EC0" w14:textId="77777777" w:rsidR="00F151B1" w:rsidRDefault="00F151B1" w:rsidP="003F2E78">
            <w:pPr>
              <w:spacing w:before="0" w:after="0"/>
            </w:pPr>
          </w:p>
          <w:p w14:paraId="3508F362" w14:textId="77777777" w:rsidR="00F151B1" w:rsidRDefault="00F151B1" w:rsidP="003F2E78">
            <w:pPr>
              <w:spacing w:before="0" w:after="0"/>
            </w:pPr>
          </w:p>
          <w:p w14:paraId="336DC2F4" w14:textId="77777777" w:rsidR="00F151B1" w:rsidRDefault="00F151B1" w:rsidP="003F2E78">
            <w:pPr>
              <w:spacing w:before="0" w:after="0"/>
            </w:pPr>
          </w:p>
          <w:p w14:paraId="14DCE801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แสดงรายงานบุคคลที่ทำการยืมมากที่สุด</w:t>
            </w:r>
          </w:p>
          <w:p w14:paraId="79BD2E46" w14:textId="77777777" w:rsidR="00F151B1" w:rsidRDefault="00F151B1" w:rsidP="003F2E78">
            <w:pPr>
              <w:spacing w:before="0" w:after="0"/>
            </w:pPr>
          </w:p>
          <w:p w14:paraId="69A5314F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นำออกไฟล์รายงานบุคคลที่ทำการยืมมากที่สุด</w:t>
            </w:r>
          </w:p>
        </w:tc>
      </w:tr>
      <w:tr w:rsidR="00F151B1" w:rsidRPr="003952A3" w14:paraId="7FBF9B04" w14:textId="77777777" w:rsidTr="006F3D5D">
        <w:tc>
          <w:tcPr>
            <w:tcW w:w="2552" w:type="dxa"/>
          </w:tcPr>
          <w:p w14:paraId="14FFDE7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3706177B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จะไม่แสดงรายงานบุคคลที่ทำการยืมมากที่สุด</w:t>
            </w:r>
          </w:p>
        </w:tc>
      </w:tr>
    </w:tbl>
    <w:p w14:paraId="5BED2C53" w14:textId="52B08BCC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20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รายงานหนังสือยอดนิยม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4ABC2CB9" w14:textId="77777777" w:rsidTr="006F3D5D">
        <w:tc>
          <w:tcPr>
            <w:tcW w:w="5813" w:type="dxa"/>
            <w:gridSpan w:val="2"/>
          </w:tcPr>
          <w:p w14:paraId="659F4B4A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รายงานหนังสือยอดนิยม</w:t>
            </w:r>
          </w:p>
        </w:tc>
        <w:tc>
          <w:tcPr>
            <w:tcW w:w="1842" w:type="dxa"/>
            <w:gridSpan w:val="2"/>
          </w:tcPr>
          <w:p w14:paraId="2B18362B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AE2D2C1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0E4793A" w14:textId="77777777" w:rsidTr="006F3D5D">
        <w:tc>
          <w:tcPr>
            <w:tcW w:w="5813" w:type="dxa"/>
            <w:gridSpan w:val="2"/>
          </w:tcPr>
          <w:p w14:paraId="300CA3A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6FEF0D7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0E6A45F9" w14:textId="77777777" w:rsidTr="006F3D5D">
        <w:tc>
          <w:tcPr>
            <w:tcW w:w="9640" w:type="dxa"/>
            <w:gridSpan w:val="5"/>
          </w:tcPr>
          <w:p w14:paraId="180B8E99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EF35F3E" w14:textId="77777777" w:rsidTr="006F3D5D">
        <w:tc>
          <w:tcPr>
            <w:tcW w:w="9640" w:type="dxa"/>
            <w:gridSpan w:val="5"/>
          </w:tcPr>
          <w:p w14:paraId="1E0B1263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เป็นยูสเคสที่ใช้งานสำหรับนำออกไฟล์รายงานหนังสือยอดนิยม</w:t>
            </w:r>
          </w:p>
          <w:p w14:paraId="29CD2AE5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1CDAF773" w14:textId="77777777" w:rsidTr="006F3D5D">
        <w:tc>
          <w:tcPr>
            <w:tcW w:w="9640" w:type="dxa"/>
            <w:gridSpan w:val="5"/>
          </w:tcPr>
          <w:p w14:paraId="1999B56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รนำออกไฟล์รายงานหนังสือยอดนิยม</w:t>
            </w:r>
          </w:p>
          <w:p w14:paraId="38CFF44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E86D28D" w14:textId="77777777" w:rsidTr="006F3D5D">
        <w:tc>
          <w:tcPr>
            <w:tcW w:w="9640" w:type="dxa"/>
            <w:gridSpan w:val="5"/>
          </w:tcPr>
          <w:p w14:paraId="1753BE5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2B9AEA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86D119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B494D3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62402A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024DCA0" w14:textId="77777777" w:rsidTr="006F3D5D">
        <w:tc>
          <w:tcPr>
            <w:tcW w:w="2552" w:type="dxa"/>
          </w:tcPr>
          <w:p w14:paraId="45485E2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04513D50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B13758">
              <w:t>”</w:t>
            </w:r>
          </w:p>
          <w:p w14:paraId="3BA9E78D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ต้องมีข้อมูลรายการหนังสือที่ถูกยืมมากที่สุด</w:t>
            </w:r>
          </w:p>
        </w:tc>
      </w:tr>
      <w:tr w:rsidR="00F151B1" w:rsidRPr="003952A3" w14:paraId="6A42CEBF" w14:textId="77777777" w:rsidTr="006F3D5D">
        <w:tc>
          <w:tcPr>
            <w:tcW w:w="2552" w:type="dxa"/>
          </w:tcPr>
          <w:p w14:paraId="213095C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FEEE136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ไฟล์รายงานหนังสือยอดนิยม</w:t>
            </w:r>
          </w:p>
        </w:tc>
      </w:tr>
      <w:tr w:rsidR="00F151B1" w:rsidRPr="003952A3" w14:paraId="5EE06741" w14:textId="77777777" w:rsidTr="006F3D5D">
        <w:tc>
          <w:tcPr>
            <w:tcW w:w="2552" w:type="dxa"/>
          </w:tcPr>
          <w:p w14:paraId="2002787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19D32E9E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5B01347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77123A6" w14:textId="77777777" w:rsidTr="006F3D5D">
        <w:tc>
          <w:tcPr>
            <w:tcW w:w="2552" w:type="dxa"/>
          </w:tcPr>
          <w:p w14:paraId="61E607FF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544" w:type="dxa"/>
            <w:gridSpan w:val="2"/>
          </w:tcPr>
          <w:p w14:paraId="50CDA43E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7C22B9DC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0A681E">
              <w:t>”</w:t>
            </w:r>
          </w:p>
          <w:p w14:paraId="5B4116DF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6B173CDB" w14:textId="77777777" w:rsidR="00F151B1" w:rsidRDefault="00F151B1" w:rsidP="003F2E78">
            <w:pPr>
              <w:spacing w:before="0" w:after="0"/>
            </w:pPr>
          </w:p>
          <w:p w14:paraId="75868136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4417E4EF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63B68973" w14:textId="77777777" w:rsidR="00F151B1" w:rsidRDefault="00F151B1" w:rsidP="003F2E78">
            <w:pPr>
              <w:spacing w:before="0" w:after="0"/>
            </w:pPr>
          </w:p>
          <w:p w14:paraId="6CC3FECE" w14:textId="77777777" w:rsidR="00F151B1" w:rsidRDefault="00F151B1" w:rsidP="003F2E78">
            <w:pPr>
              <w:spacing w:before="0" w:after="0"/>
            </w:pPr>
          </w:p>
          <w:p w14:paraId="3613129B" w14:textId="77777777" w:rsidR="00F151B1" w:rsidRDefault="00F151B1" w:rsidP="003F2E78">
            <w:pPr>
              <w:spacing w:before="0" w:after="0"/>
            </w:pPr>
          </w:p>
          <w:p w14:paraId="14BDA232" w14:textId="77777777" w:rsidR="00F151B1" w:rsidRDefault="00F151B1" w:rsidP="003F2E78">
            <w:pPr>
              <w:spacing w:before="0" w:after="0"/>
            </w:pPr>
          </w:p>
          <w:p w14:paraId="4A04227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แสดงรายงานหนังสือยอดนิยม</w:t>
            </w:r>
          </w:p>
          <w:p w14:paraId="1BAC1CCF" w14:textId="77777777" w:rsidR="00F151B1" w:rsidRDefault="00F151B1" w:rsidP="003F2E78">
            <w:pPr>
              <w:spacing w:before="0" w:after="0"/>
            </w:pPr>
          </w:p>
          <w:p w14:paraId="34D9ED4B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นำออกไฟล์รายงานหนังสือยอดนิยม</w:t>
            </w:r>
          </w:p>
        </w:tc>
      </w:tr>
      <w:tr w:rsidR="00F151B1" w:rsidRPr="003952A3" w14:paraId="0F9A5A60" w14:textId="77777777" w:rsidTr="006F3D5D">
        <w:tc>
          <w:tcPr>
            <w:tcW w:w="2552" w:type="dxa"/>
          </w:tcPr>
          <w:p w14:paraId="3A716322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AF4E24C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จะไม่แสดงรายงานหนังสือยอดนิยม</w:t>
            </w:r>
          </w:p>
        </w:tc>
      </w:tr>
    </w:tbl>
    <w:p w14:paraId="74EDC843" w14:textId="67CDCE52" w:rsidR="003F2E78" w:rsidRDefault="003F2E78" w:rsidP="00337633">
      <w:pPr>
        <w:spacing w:before="0" w:after="160"/>
        <w:jc w:val="left"/>
        <w:rPr>
          <w:cs/>
        </w:rPr>
      </w:pPr>
    </w:p>
    <w:p w14:paraId="5D711700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6BDBB77" w14:textId="60D0C2C3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  คําอธิบายยูสเคส</w:t>
      </w:r>
      <w:r>
        <w:rPr>
          <w:rFonts w:hint="cs"/>
          <w:cs/>
        </w:rPr>
        <w:t>รายงานหนังสือที่ไม่นิยม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1740AECE" w14:textId="77777777" w:rsidTr="006F3D5D">
        <w:tc>
          <w:tcPr>
            <w:tcW w:w="5813" w:type="dxa"/>
            <w:gridSpan w:val="2"/>
          </w:tcPr>
          <w:p w14:paraId="51EEFDE8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รายงานหนังสือที่ไม่นิยม</w:t>
            </w:r>
          </w:p>
        </w:tc>
        <w:tc>
          <w:tcPr>
            <w:tcW w:w="1842" w:type="dxa"/>
            <w:gridSpan w:val="2"/>
          </w:tcPr>
          <w:p w14:paraId="588F7F2D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40ECFA5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D311C9E" w14:textId="77777777" w:rsidTr="006F3D5D">
        <w:tc>
          <w:tcPr>
            <w:tcW w:w="5813" w:type="dxa"/>
            <w:gridSpan w:val="2"/>
          </w:tcPr>
          <w:p w14:paraId="277EE1B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49A5EAE5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5A6B3A2C" w14:textId="77777777" w:rsidTr="006F3D5D">
        <w:tc>
          <w:tcPr>
            <w:tcW w:w="9640" w:type="dxa"/>
            <w:gridSpan w:val="5"/>
          </w:tcPr>
          <w:p w14:paraId="6023D9E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835991B" w14:textId="77777777" w:rsidTr="006F3D5D">
        <w:tc>
          <w:tcPr>
            <w:tcW w:w="9640" w:type="dxa"/>
            <w:gridSpan w:val="5"/>
          </w:tcPr>
          <w:p w14:paraId="5EA3A038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เป็นยูสเคสที่ใช้งานสำหรับนำออกไฟล์รายงานหนังสือที่ไม่นิยม</w:t>
            </w:r>
          </w:p>
          <w:p w14:paraId="4646764F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6B5B00E2" w14:textId="77777777" w:rsidTr="006F3D5D">
        <w:tc>
          <w:tcPr>
            <w:tcW w:w="9640" w:type="dxa"/>
            <w:gridSpan w:val="5"/>
          </w:tcPr>
          <w:p w14:paraId="5B3F6392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รนำออกไฟล์รายงานหนังสือที่ไม่นิยม</w:t>
            </w:r>
          </w:p>
          <w:p w14:paraId="29DBABD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E647D17" w14:textId="77777777" w:rsidTr="006F3D5D">
        <w:tc>
          <w:tcPr>
            <w:tcW w:w="9640" w:type="dxa"/>
            <w:gridSpan w:val="5"/>
          </w:tcPr>
          <w:p w14:paraId="1D3DD26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7BD1C92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CFDE98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3F3B2E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7226AB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1A83F90" w14:textId="77777777" w:rsidTr="006F3D5D">
        <w:tc>
          <w:tcPr>
            <w:tcW w:w="2552" w:type="dxa"/>
          </w:tcPr>
          <w:p w14:paraId="001FC54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DE11508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B13758">
              <w:t>”</w:t>
            </w:r>
          </w:p>
          <w:p w14:paraId="1EF0A9A1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ต้องมีข้อมูลรายการหนังสือที่ถูกยืมน้อยที่สุด</w:t>
            </w:r>
          </w:p>
        </w:tc>
      </w:tr>
      <w:tr w:rsidR="00F151B1" w:rsidRPr="003952A3" w14:paraId="44C7E258" w14:textId="77777777" w:rsidTr="006F3D5D">
        <w:tc>
          <w:tcPr>
            <w:tcW w:w="2552" w:type="dxa"/>
          </w:tcPr>
          <w:p w14:paraId="7E9B2205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0750830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ไฟล์รายงานหนังสือที่ไม่นิยม</w:t>
            </w:r>
          </w:p>
        </w:tc>
      </w:tr>
      <w:tr w:rsidR="00F151B1" w:rsidRPr="003952A3" w14:paraId="14D55B46" w14:textId="77777777" w:rsidTr="006F3D5D">
        <w:tc>
          <w:tcPr>
            <w:tcW w:w="2552" w:type="dxa"/>
          </w:tcPr>
          <w:p w14:paraId="434319B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003D7F56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24AA629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1E7C8B6" w14:textId="77777777" w:rsidTr="006F3D5D">
        <w:tc>
          <w:tcPr>
            <w:tcW w:w="2552" w:type="dxa"/>
          </w:tcPr>
          <w:p w14:paraId="581B4F44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544" w:type="dxa"/>
            <w:gridSpan w:val="2"/>
          </w:tcPr>
          <w:p w14:paraId="2ABCBE71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5E2CD9E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0A681E">
              <w:t>”</w:t>
            </w:r>
          </w:p>
          <w:p w14:paraId="08F6F4B4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051649C1" w14:textId="77777777" w:rsidR="00F151B1" w:rsidRDefault="00F151B1" w:rsidP="003F2E78">
            <w:pPr>
              <w:spacing w:before="0" w:after="0"/>
            </w:pPr>
          </w:p>
          <w:p w14:paraId="4318129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0D8EA59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34727CAD" w14:textId="77777777" w:rsidR="00F151B1" w:rsidRDefault="00F151B1" w:rsidP="003F2E78">
            <w:pPr>
              <w:spacing w:before="0" w:after="0"/>
            </w:pPr>
          </w:p>
          <w:p w14:paraId="2725B9E3" w14:textId="77777777" w:rsidR="00F151B1" w:rsidRDefault="00F151B1" w:rsidP="003F2E78">
            <w:pPr>
              <w:spacing w:before="0" w:after="0"/>
            </w:pPr>
          </w:p>
          <w:p w14:paraId="6D59066A" w14:textId="77777777" w:rsidR="00F151B1" w:rsidRDefault="00F151B1" w:rsidP="003F2E78">
            <w:pPr>
              <w:spacing w:before="0" w:after="0"/>
            </w:pPr>
          </w:p>
          <w:p w14:paraId="0B57FF41" w14:textId="77777777" w:rsidR="00F151B1" w:rsidRDefault="00F151B1" w:rsidP="003F2E78">
            <w:pPr>
              <w:spacing w:before="0" w:after="0"/>
            </w:pPr>
          </w:p>
          <w:p w14:paraId="49E82612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แสดงรายงานหนังสือที่ไม่นิยม</w:t>
            </w:r>
          </w:p>
          <w:p w14:paraId="6A0968FD" w14:textId="77777777" w:rsidR="00F151B1" w:rsidRDefault="00F151B1" w:rsidP="003F2E78">
            <w:pPr>
              <w:spacing w:before="0" w:after="0"/>
            </w:pPr>
          </w:p>
          <w:p w14:paraId="060D93B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นำออกไฟล์รายงานหนังสือที่ไม่นิยม</w:t>
            </w:r>
          </w:p>
        </w:tc>
      </w:tr>
      <w:tr w:rsidR="00F151B1" w:rsidRPr="003952A3" w14:paraId="1B36D390" w14:textId="77777777" w:rsidTr="006F3D5D">
        <w:tc>
          <w:tcPr>
            <w:tcW w:w="2552" w:type="dxa"/>
          </w:tcPr>
          <w:p w14:paraId="440BDF0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6782BD9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จะไม่แสดงรายงานหนังสือที่ไม่นิยม</w:t>
            </w:r>
          </w:p>
        </w:tc>
      </w:tr>
    </w:tbl>
    <w:p w14:paraId="68E5C7F9" w14:textId="4225CB48" w:rsidR="003F2E78" w:rsidRDefault="003F2E78" w:rsidP="00337633">
      <w:pPr>
        <w:spacing w:before="0" w:after="160"/>
        <w:jc w:val="left"/>
        <w:rPr>
          <w:cs/>
        </w:rPr>
      </w:pPr>
    </w:p>
    <w:p w14:paraId="2E9C2482" w14:textId="19DFBC72" w:rsidR="00F151B1" w:rsidRPr="00F151B1" w:rsidRDefault="003F2E78" w:rsidP="00337633">
      <w:pPr>
        <w:spacing w:before="0" w:after="160"/>
        <w:jc w:val="left"/>
      </w:pPr>
      <w:r>
        <w:rPr>
          <w:cs/>
        </w:rPr>
        <w:br w:type="page"/>
      </w:r>
    </w:p>
    <w:p w14:paraId="48C1D263" w14:textId="3A132C5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3.1.3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รายละเอียดแผนภาพกิจกรรม (</w:t>
      </w:r>
      <w:r w:rsidRPr="00F151B1">
        <w:rPr>
          <w:b/>
          <w:bCs/>
          <w:sz w:val="36"/>
          <w:szCs w:val="36"/>
        </w:rPr>
        <w:t>Activity Diagram)</w:t>
      </w:r>
    </w:p>
    <w:p w14:paraId="0C9904C3" w14:textId="5E0584E7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เป็นการขยายรายละเอียดของแต่ละยูสเคสให้อยู่ในรูปแบบของแผนภาพที่สามารถเข้าใจได้ง่าย</w:t>
      </w:r>
      <w:r w:rsidR="00FD05FB">
        <w:rPr>
          <w:rFonts w:hint="cs"/>
          <w:cs/>
        </w:rPr>
        <w:t xml:space="preserve"> </w:t>
      </w:r>
      <w:r w:rsidRPr="00F151B1">
        <w:rPr>
          <w:cs/>
        </w:rPr>
        <w:t xml:space="preserve">ซึ่งเป็นการอธิบายการไหลของการทํางานที่เป็นขั้นตอนแยกตามมอดูลต่าง ๆ ในที่นี้มีดังที่กล่าวไว้ข้างต้น คือ </w:t>
      </w:r>
      <w:r w:rsidR="003F2E78">
        <w:rPr>
          <w:rFonts w:hint="cs"/>
          <w:cs/>
        </w:rPr>
        <w:t>การเข้าสู่ระบบ การยืม การคืน การชำระเงิน ส่วนของข้อมูลพื้นฐาน และนำออกรายงานต่าง ๆ</w:t>
      </w:r>
    </w:p>
    <w:p w14:paraId="0DC5F252" w14:textId="31E18D92" w:rsidR="003F2E78" w:rsidRDefault="00F151B1" w:rsidP="00687A9F">
      <w:pPr>
        <w:spacing w:before="0" w:after="160"/>
        <w:jc w:val="center"/>
      </w:pPr>
      <w:r>
        <w:rPr>
          <w:noProof/>
          <w:cs/>
        </w:rPr>
        <w:drawing>
          <wp:inline distT="0" distB="0" distL="0" distR="0" wp14:anchorId="5A0EC926" wp14:editId="6435E842">
            <wp:extent cx="5343525" cy="4695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0643" w14:textId="3C560866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เข้าสู่ระบบ</w:t>
      </w:r>
    </w:p>
    <w:p w14:paraId="3500E737" w14:textId="77777777" w:rsidR="00687A9F" w:rsidRDefault="00687A9F" w:rsidP="00687A9F">
      <w:pPr>
        <w:spacing w:before="0" w:after="160"/>
        <w:jc w:val="center"/>
      </w:pPr>
    </w:p>
    <w:p w14:paraId="1072F326" w14:textId="43FB4ED5" w:rsidR="00687A9F" w:rsidRDefault="00687A9F" w:rsidP="00687A9F">
      <w:pPr>
        <w:spacing w:before="0" w:after="16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1B0C18BF" wp14:editId="74FF2D00">
            <wp:extent cx="5640070" cy="528447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¿-¦í-+-+- ñ+¦ ¬++-(¬++-aº+¦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307" w14:textId="3847E00B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rPr>
          <w:rFonts w:hint="cs"/>
          <w:cs/>
        </w:rPr>
        <w:t>3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ชำระเงิน</w:t>
      </w:r>
    </w:p>
    <w:p w14:paraId="241149C9" w14:textId="63559268" w:rsidR="00F151B1" w:rsidRDefault="00F151B1" w:rsidP="00687A9F">
      <w:pPr>
        <w:spacing w:before="0" w:after="160"/>
        <w:jc w:val="center"/>
      </w:pPr>
    </w:p>
    <w:p w14:paraId="64DE895B" w14:textId="0EBB7D81" w:rsidR="00F151B1" w:rsidRDefault="00F151B1" w:rsidP="00337633">
      <w:pPr>
        <w:spacing w:before="0" w:after="160"/>
        <w:jc w:val="left"/>
      </w:pPr>
    </w:p>
    <w:p w14:paraId="4BD2147C" w14:textId="1324CAEC" w:rsidR="00F151B1" w:rsidRDefault="00F151B1" w:rsidP="00337633">
      <w:pPr>
        <w:spacing w:before="0" w:after="160"/>
        <w:jc w:val="left"/>
      </w:pPr>
    </w:p>
    <w:p w14:paraId="05896C3F" w14:textId="49CA6B58" w:rsidR="00F151B1" w:rsidRDefault="00F151B1" w:rsidP="00337633">
      <w:pPr>
        <w:spacing w:before="0" w:after="160"/>
        <w:jc w:val="left"/>
      </w:pPr>
    </w:p>
    <w:p w14:paraId="779C97B0" w14:textId="18C520D3" w:rsidR="00F151B1" w:rsidRDefault="006517B4" w:rsidP="006517B4">
      <w:pPr>
        <w:spacing w:before="0" w:after="160"/>
        <w:jc w:val="center"/>
      </w:pPr>
      <w:r>
        <w:rPr>
          <w:noProof/>
          <w:cs/>
        </w:rPr>
        <w:lastRenderedPageBreak/>
        <w:drawing>
          <wp:inline distT="0" distB="0" distL="0" distR="0" wp14:anchorId="20DC3ACF" wp14:editId="1BAEB792">
            <wp:extent cx="5638800" cy="670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0805" w14:textId="4AF8197C" w:rsidR="006517B4" w:rsidRDefault="006517B4" w:rsidP="006517B4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4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7AA5A550" w14:textId="7584F29F" w:rsidR="00F151B1" w:rsidRDefault="00F151B1" w:rsidP="006517B4">
      <w:pPr>
        <w:spacing w:before="0" w:after="160"/>
        <w:jc w:val="center"/>
      </w:pPr>
    </w:p>
    <w:p w14:paraId="753DBE8A" w14:textId="57BF91FB" w:rsidR="00F151B1" w:rsidRDefault="00F151B1" w:rsidP="00337633">
      <w:pPr>
        <w:spacing w:before="0" w:after="160"/>
        <w:jc w:val="left"/>
      </w:pPr>
    </w:p>
    <w:p w14:paraId="6B50387A" w14:textId="4FD6DD8B" w:rsidR="00F151B1" w:rsidRDefault="00F151B1" w:rsidP="00337633">
      <w:pPr>
        <w:spacing w:before="0" w:after="160"/>
        <w:jc w:val="left"/>
      </w:pPr>
    </w:p>
    <w:p w14:paraId="05D768A9" w14:textId="2A8435E7" w:rsidR="00F151B1" w:rsidRDefault="00F151B1" w:rsidP="00337633">
      <w:pPr>
        <w:spacing w:before="0" w:after="160"/>
        <w:jc w:val="left"/>
      </w:pPr>
    </w:p>
    <w:p w14:paraId="3ACD356F" w14:textId="76CC419A" w:rsidR="006517B4" w:rsidRDefault="006517B4" w:rsidP="006517B4">
      <w:pPr>
        <w:spacing w:before="0" w:after="160"/>
        <w:jc w:val="center"/>
      </w:pPr>
      <w:r>
        <w:rPr>
          <w:noProof/>
          <w:cs/>
        </w:rPr>
        <w:lastRenderedPageBreak/>
        <w:drawing>
          <wp:inline distT="0" distB="0" distL="0" distR="0" wp14:anchorId="101CCDA2" wp14:editId="3C098323">
            <wp:extent cx="5638800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9F62" w14:textId="0724994F" w:rsidR="006517B4" w:rsidRDefault="006517B4" w:rsidP="006517B4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5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9967B46" w14:textId="77777777" w:rsidR="006517B4" w:rsidRDefault="006517B4" w:rsidP="006517B4">
      <w:pPr>
        <w:spacing w:before="0" w:after="160"/>
        <w:jc w:val="center"/>
      </w:pPr>
    </w:p>
    <w:p w14:paraId="2D14A773" w14:textId="33601937" w:rsidR="00F151B1" w:rsidRDefault="006517B4" w:rsidP="006517B4">
      <w:pPr>
        <w:spacing w:before="0" w:after="160"/>
        <w:jc w:val="center"/>
      </w:pPr>
      <w:r>
        <w:rPr>
          <w:noProof/>
          <w:cs/>
        </w:rPr>
        <w:drawing>
          <wp:inline distT="0" distB="0" distL="0" distR="0" wp14:anchorId="08B41BD1" wp14:editId="009BC352">
            <wp:extent cx="56388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669C" w14:textId="31B543A2" w:rsidR="006517B4" w:rsidRDefault="006517B4" w:rsidP="006517B4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6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1210DAD" w14:textId="2313CE87" w:rsidR="00B2637F" w:rsidRDefault="00B2637F">
      <w:pPr>
        <w:spacing w:before="0" w:after="160"/>
        <w:jc w:val="left"/>
      </w:pPr>
      <w:r>
        <w:br w:type="page"/>
      </w:r>
      <w:r>
        <w:rPr>
          <w:rFonts w:hint="cs"/>
          <w:noProof/>
        </w:rPr>
        <w:lastRenderedPageBreak/>
        <w:drawing>
          <wp:inline distT="0" distB="0" distL="0" distR="0" wp14:anchorId="441A880C" wp14:editId="48E20CD9">
            <wp:extent cx="5638800" cy="504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96AE" w14:textId="4B26137D" w:rsidR="00B2637F" w:rsidRDefault="00B2637F" w:rsidP="00B2637F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7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49E6E7E2" w14:textId="72057DF1" w:rsidR="00B2637F" w:rsidRDefault="00B2637F" w:rsidP="00B2637F">
      <w:pPr>
        <w:spacing w:before="0" w:after="160"/>
        <w:jc w:val="center"/>
      </w:pPr>
    </w:p>
    <w:p w14:paraId="2E25A4CC" w14:textId="4710CE86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24FA344A" wp14:editId="1DCD3C38">
            <wp:extent cx="56388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EDC8" w14:textId="25CC4DE1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8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6ACFC81D" w14:textId="77777777" w:rsidR="00687A9F" w:rsidRDefault="00687A9F" w:rsidP="00B2637F">
      <w:pPr>
        <w:spacing w:before="0" w:after="160"/>
        <w:jc w:val="center"/>
      </w:pPr>
    </w:p>
    <w:p w14:paraId="11123E84" w14:textId="51DA77EC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2302F754" wp14:editId="0CC6BA14">
            <wp:extent cx="5640070" cy="25488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¿-¦í-+¦-+--+(+¦¦-+--+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32A" w14:textId="59872C68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9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45377BCA" w14:textId="77777777" w:rsidR="00687A9F" w:rsidRDefault="00687A9F" w:rsidP="00B2637F">
      <w:pPr>
        <w:spacing w:before="0" w:after="160"/>
        <w:jc w:val="center"/>
      </w:pPr>
    </w:p>
    <w:p w14:paraId="47A075D8" w14:textId="04D9782D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EA3D9F6" wp14:editId="62A25AD2">
            <wp:extent cx="5640070" cy="35521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¿-¦í-+--¦¦--+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657E" w14:textId="67EE971F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10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25E40076" w14:textId="77777777" w:rsidR="00687A9F" w:rsidRDefault="00687A9F" w:rsidP="00B2637F">
      <w:pPr>
        <w:spacing w:before="0" w:after="160"/>
        <w:jc w:val="center"/>
      </w:pPr>
    </w:p>
    <w:p w14:paraId="03BAC6B9" w14:textId="2B042F4A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527B300A" wp14:editId="76167BE2">
            <wp:extent cx="5640070" cy="32918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¿-¦í-+--¦¦--+F(ßíTSó--¦¦--+F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FCFB" w14:textId="2F2DE840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11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จัดการหมวดหมู่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5A96E17A" w14:textId="77777777" w:rsidR="00687A9F" w:rsidRDefault="00687A9F" w:rsidP="00B2637F">
      <w:pPr>
        <w:spacing w:before="0" w:after="160"/>
        <w:jc w:val="center"/>
      </w:pPr>
    </w:p>
    <w:p w14:paraId="0332D5FD" w14:textId="7048A98C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0738EF8" wp14:editId="4A4ED317">
            <wp:extent cx="5640070" cy="254889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¿-¦í-+--¦¦--+F(+¦--¦¦--+F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2F9" w14:textId="7E0F2D19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12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E9D502E" w14:textId="77777777" w:rsidR="00687A9F" w:rsidRDefault="00687A9F" w:rsidP="00B2637F">
      <w:pPr>
        <w:spacing w:before="0" w:after="160"/>
        <w:jc w:val="center"/>
      </w:pPr>
    </w:p>
    <w:p w14:paraId="55343155" w14:textId="52909AD1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55267235" wp14:editId="67CE2D95">
            <wp:extent cx="5640070" cy="4228465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¿-¦í-+--¦¦--+F-F--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306" w14:textId="29CFEBDF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13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หมวดหมู่ย่อย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109021BD" w14:textId="77777777" w:rsidR="00687A9F" w:rsidRDefault="00687A9F" w:rsidP="00B2637F">
      <w:pPr>
        <w:spacing w:before="0" w:after="160"/>
        <w:jc w:val="center"/>
      </w:pPr>
    </w:p>
    <w:p w14:paraId="4CCE5B37" w14:textId="05074D81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74E8D1BD" wp14:editId="07152525">
            <wp:extent cx="5640070" cy="3291840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¿-¦í-+--¦¦--+F-F--(ßíTSó--¦¦--+F-F--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0CB" w14:textId="4BC6ED9B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14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จัดการหมวดหมู่ย่อย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434F8A7" w14:textId="77777777" w:rsidR="00687A9F" w:rsidRDefault="00687A9F" w:rsidP="00B2637F">
      <w:pPr>
        <w:spacing w:before="0" w:after="160"/>
        <w:jc w:val="center"/>
      </w:pPr>
    </w:p>
    <w:p w14:paraId="6ACD749D" w14:textId="6BE82634" w:rsidR="00687A9F" w:rsidRDefault="00687A9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22697472" wp14:editId="0F148D25">
            <wp:extent cx="5640070" cy="254889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¿-¦í-+--¦¦--+F-F--(+¦--¦¦--+F-F--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0779" w14:textId="29A6F1AC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15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หมวดหมู่ย่อย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440E9C64" w14:textId="77777777" w:rsidR="00687A9F" w:rsidRDefault="00687A9F" w:rsidP="00B2637F">
      <w:pPr>
        <w:spacing w:before="0" w:after="160"/>
        <w:jc w:val="center"/>
      </w:pPr>
    </w:p>
    <w:p w14:paraId="5D34990C" w14:textId="4DAB65B2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5730D58" wp14:editId="2142C7FC">
            <wp:extent cx="5640070" cy="4303395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¿-¦í-+++Tp¬Tº-¦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4BE2" w14:textId="2005881E" w:rsidR="00687A9F" w:rsidRDefault="00687A9F" w:rsidP="00687A9F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16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ผู้ใช้งาน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191FB26D" w14:textId="53954091" w:rsidR="00687A9F" w:rsidRDefault="00687A9F" w:rsidP="00687A9F">
      <w:pPr>
        <w:spacing w:before="0" w:after="160"/>
        <w:jc w:val="left"/>
      </w:pPr>
      <w:r>
        <w:rPr>
          <w:cs/>
        </w:rPr>
        <w:br w:type="page"/>
      </w:r>
    </w:p>
    <w:p w14:paraId="617C82C6" w14:textId="26436DDC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35151B2E" wp14:editId="24306756">
            <wp:extent cx="5640070" cy="329184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¿-¦í-+++Tp¬Tº-¦(ßíTSó++Tp¬Tº-¦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9AA" w14:textId="4426B381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17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จัดการผู้ใช้งาน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3DA4527" w14:textId="77777777" w:rsidR="00687A9F" w:rsidRDefault="00687A9F" w:rsidP="00B2637F">
      <w:pPr>
        <w:spacing w:before="0" w:after="160"/>
        <w:jc w:val="center"/>
      </w:pPr>
    </w:p>
    <w:p w14:paraId="43D9E6EE" w14:textId="1FDACDD9" w:rsidR="00687A9F" w:rsidRDefault="00687A9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3E4EC477" wp14:editId="0E72CC2C">
            <wp:extent cx="5640070" cy="2548890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¿-¦í-+++Tp¬Tº-¦(+¦++Tp¬Tº-¦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6089" w14:textId="21540510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18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จัดการผู้ใช้งาน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817C923" w14:textId="77777777" w:rsidR="00687A9F" w:rsidRDefault="00687A9F" w:rsidP="00B2637F">
      <w:pPr>
        <w:spacing w:before="0" w:after="160"/>
        <w:jc w:val="center"/>
      </w:pPr>
    </w:p>
    <w:p w14:paraId="1A5FF2C9" w14:textId="4C053A14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8F9AA49" wp14:editId="6796FFA9">
            <wp:extent cx="5640070" cy="4303395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+--º-¦¦+ññ+++F-+--¦-º-+---í++F-+¦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D8E" w14:textId="2A50061C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19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รายงานบุคคลที่ทำการยืมมากที่สุด</w:t>
      </w:r>
    </w:p>
    <w:p w14:paraId="7F91E76E" w14:textId="77777777" w:rsidR="00687A9F" w:rsidRDefault="00687A9F" w:rsidP="00B2637F">
      <w:pPr>
        <w:spacing w:before="0" w:after="160"/>
        <w:jc w:val="center"/>
      </w:pPr>
    </w:p>
    <w:p w14:paraId="235BF55F" w14:textId="523833AF" w:rsidR="00687A9F" w:rsidRDefault="00687A9F" w:rsidP="007F18D3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20DE088B" wp14:editId="196BAFAB">
            <wp:extent cx="5640070" cy="430339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+--º-¦-¦-º-+-++FS-F¦+--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603" w14:textId="77777777" w:rsidR="007F18D3" w:rsidRDefault="007F18D3" w:rsidP="007F18D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20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>
        <w:rPr>
          <w:rFonts w:hint="cs"/>
          <w:cs/>
        </w:rPr>
        <w:t>รายงานหนังสือยอดนิยม</w:t>
      </w:r>
    </w:p>
    <w:p w14:paraId="5123A3C7" w14:textId="77777777" w:rsidR="007F18D3" w:rsidRDefault="007F18D3" w:rsidP="007F18D3">
      <w:pPr>
        <w:spacing w:before="0" w:after="160"/>
        <w:jc w:val="center"/>
      </w:pPr>
    </w:p>
    <w:p w14:paraId="304DD8FA" w14:textId="7340C06E" w:rsidR="007F18D3" w:rsidRDefault="007F18D3" w:rsidP="007F18D3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D722DB2" wp14:editId="5C3AAE29">
            <wp:extent cx="5640070" cy="4303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+--º-¦-¦-º-+---¦¦+--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4DB1" w14:textId="2884AD26" w:rsidR="007F18D3" w:rsidRDefault="007F18D3" w:rsidP="007F18D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21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>
        <w:rPr>
          <w:rFonts w:hint="cs"/>
          <w:cs/>
        </w:rPr>
        <w:t>รายงานหนังสือที่ไม่นิยม</w:t>
      </w:r>
    </w:p>
    <w:p w14:paraId="57920848" w14:textId="77777777" w:rsidR="007F18D3" w:rsidRDefault="007F18D3">
      <w:pPr>
        <w:spacing w:before="0" w:after="160"/>
        <w:jc w:val="left"/>
      </w:pPr>
      <w:r>
        <w:br w:type="page"/>
      </w:r>
    </w:p>
    <w:p w14:paraId="683B29C9" w14:textId="3A91D88E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3.1.4</w:t>
      </w:r>
      <w:r>
        <w:rPr>
          <w:b/>
          <w:bCs/>
          <w:sz w:val="36"/>
          <w:szCs w:val="36"/>
        </w:rPr>
        <w:tab/>
      </w:r>
      <w:r>
        <w:rPr>
          <w:rFonts w:hint="cs"/>
          <w:b/>
          <w:bCs/>
          <w:sz w:val="36"/>
          <w:szCs w:val="36"/>
          <w:cs/>
        </w:rPr>
        <w:t xml:space="preserve">รายละเอียดแผนภาพความสัมพันธ์ของข้อมูล </w:t>
      </w:r>
      <w:r>
        <w:rPr>
          <w:b/>
          <w:bCs/>
          <w:sz w:val="36"/>
          <w:szCs w:val="36"/>
        </w:rPr>
        <w:t xml:space="preserve">(Entity Relationship </w:t>
      </w:r>
      <w:r w:rsidRPr="00F151B1">
        <w:rPr>
          <w:b/>
          <w:bCs/>
          <w:sz w:val="36"/>
          <w:szCs w:val="36"/>
        </w:rPr>
        <w:t>Diagram</w:t>
      </w:r>
      <w:r>
        <w:rPr>
          <w:b/>
          <w:bCs/>
          <w:sz w:val="36"/>
          <w:szCs w:val="36"/>
        </w:rPr>
        <w:t>)</w:t>
      </w:r>
    </w:p>
    <w:p w14:paraId="082D8280" w14:textId="65E3EB9F" w:rsidR="00A27B91" w:rsidRPr="00A27B91" w:rsidRDefault="00A27B91" w:rsidP="00337633">
      <w:pPr>
        <w:spacing w:before="0" w:after="160"/>
        <w:jc w:val="left"/>
        <w:rPr>
          <w:rFonts w:hint="cs"/>
          <w:cs/>
        </w:rPr>
      </w:pPr>
      <w:r>
        <w:rPr>
          <w:b/>
          <w:bCs/>
          <w:sz w:val="36"/>
          <w:szCs w:val="36"/>
        </w:rPr>
        <w:tab/>
      </w:r>
      <w:r>
        <w:rPr>
          <w:rFonts w:hint="cs"/>
          <w:cs/>
        </w:rPr>
        <w:t>เป็นแผนภาพแบบจำลองที่อธิบายโครงสร้างของฐานข้อมูล ซึ่งมีความสำคัญต่อการพัฒนาระบบที่ต้องการการเก็บข้อมูลอย่างมีประสิทธิภาพ</w:t>
      </w:r>
      <w:r w:rsidR="00FD05FB">
        <w:rPr>
          <w:rFonts w:hint="cs"/>
          <w:cs/>
        </w:rPr>
        <w:t xml:space="preserve"> โดยได้มีการออกแบบแผนภาพ</w:t>
      </w:r>
      <w:r w:rsidR="00FD05FB" w:rsidRPr="00FD05FB">
        <w:rPr>
          <w:rFonts w:hint="cs"/>
          <w:cs/>
        </w:rPr>
        <w:t>ความสัมพันธ์ของข้อมูล</w:t>
      </w:r>
      <w:r w:rsidR="00FD05FB">
        <w:rPr>
          <w:rFonts w:hint="cs"/>
          <w:cs/>
        </w:rPr>
        <w:t>ไว้ดังที่แสดงใน</w:t>
      </w:r>
      <w:r w:rsidR="00FD05FB" w:rsidRPr="00687A9F">
        <w:rPr>
          <w:cs/>
        </w:rPr>
        <w:t xml:space="preserve">ภาพที่ </w:t>
      </w:r>
      <w:r w:rsidR="00FD05FB" w:rsidRPr="00687A9F">
        <w:rPr>
          <w:rFonts w:hint="cs"/>
          <w:cs/>
        </w:rPr>
        <w:t>3</w:t>
      </w:r>
      <w:r w:rsidR="00FD05FB" w:rsidRPr="00687A9F">
        <w:t>-2</w:t>
      </w:r>
      <w:r w:rsidR="00FD05FB">
        <w:t>2</w:t>
      </w:r>
      <w:bookmarkStart w:id="177" w:name="_GoBack"/>
      <w:bookmarkEnd w:id="177"/>
    </w:p>
    <w:p w14:paraId="5F6B0689" w14:textId="419AE73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noProof/>
          <w:sz w:val="36"/>
          <w:szCs w:val="36"/>
          <w:cs/>
        </w:rPr>
        <w:drawing>
          <wp:inline distT="0" distB="0" distL="0" distR="0" wp14:anchorId="5DCA4ECA" wp14:editId="0CC02011">
            <wp:extent cx="5629275" cy="58483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4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2CFDF" w14:textId="61630440" w:rsidR="00687A9F" w:rsidRPr="00687A9F" w:rsidRDefault="00687A9F" w:rsidP="00687A9F">
      <w:pPr>
        <w:spacing w:line="240" w:lineRule="auto"/>
        <w:ind w:firstLine="720"/>
        <w:jc w:val="center"/>
      </w:pPr>
      <w:r w:rsidRPr="00687A9F">
        <w:rPr>
          <w:cs/>
        </w:rPr>
        <w:t xml:space="preserve">ภาพที่ </w:t>
      </w:r>
      <w:r w:rsidRPr="00687A9F">
        <w:rPr>
          <w:rFonts w:hint="cs"/>
          <w:cs/>
        </w:rPr>
        <w:t>3</w:t>
      </w:r>
      <w:r w:rsidRPr="00687A9F">
        <w:t>-2</w:t>
      </w:r>
      <w:r w:rsidR="007F18D3">
        <w:t>2</w:t>
      </w:r>
      <w:r w:rsidRPr="00687A9F">
        <w:t xml:space="preserve"> </w:t>
      </w:r>
      <w:r w:rsidRPr="00687A9F">
        <w:rPr>
          <w:rFonts w:hint="cs"/>
          <w:cs/>
        </w:rPr>
        <w:t>แผนภาพความสัมพันธ์ของข้อมูล</w:t>
      </w:r>
    </w:p>
    <w:p w14:paraId="6EA52E46" w14:textId="77777777" w:rsidR="006517B4" w:rsidRPr="00F151B1" w:rsidRDefault="006517B4" w:rsidP="006517B4">
      <w:pPr>
        <w:spacing w:before="0" w:after="160"/>
        <w:jc w:val="center"/>
        <w:rPr>
          <w:b/>
          <w:bCs/>
          <w:sz w:val="36"/>
          <w:szCs w:val="36"/>
          <w:cs/>
        </w:rPr>
      </w:pPr>
    </w:p>
    <w:sectPr w:rsidR="006517B4" w:rsidRPr="00F151B1" w:rsidSect="004D57AD">
      <w:headerReference w:type="first" r:id="rId40"/>
      <w:pgSz w:w="11906" w:h="16838" w:code="9"/>
      <w:pgMar w:top="2160" w:right="1152" w:bottom="1008" w:left="1872" w:header="1008" w:footer="72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46E43" w14:textId="77777777" w:rsidR="00727F24" w:rsidRDefault="00727F24" w:rsidP="00A2107A">
      <w:r>
        <w:separator/>
      </w:r>
    </w:p>
  </w:endnote>
  <w:endnote w:type="continuationSeparator" w:id="0">
    <w:p w14:paraId="5DD54BEE" w14:textId="77777777" w:rsidR="00727F24" w:rsidRDefault="00727F24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  <w:embedRegular r:id="rId1" w:fontKey="{F7AD3A5B-30BC-4E6F-B12E-82481EEF48E1}"/>
    <w:embedBold r:id="rId2" w:fontKey="{C610B0C5-55C1-48E8-94BE-232291DC9D3B}"/>
    <w:embedItalic r:id="rId3" w:fontKey="{31763544-4C40-43CE-BC21-0381ABCD46B3}"/>
    <w:embedBoldItalic r:id="rId4" w:fontKey="{A4D2634C-9557-4543-8BB1-8D340F0C6C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subsetted="1" w:fontKey="{4A79B1C7-52F5-4F9B-9032-363FC8590543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FBA49" w14:textId="77777777" w:rsidR="00727F24" w:rsidRDefault="00727F24" w:rsidP="00A2107A">
      <w:r>
        <w:separator/>
      </w:r>
    </w:p>
  </w:footnote>
  <w:footnote w:type="continuationSeparator" w:id="0">
    <w:p w14:paraId="54BB03FD" w14:textId="77777777" w:rsidR="00727F24" w:rsidRDefault="00727F24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B5B0A" w14:textId="77777777" w:rsidR="00A27B91" w:rsidRPr="00C33248" w:rsidRDefault="00A27B91" w:rsidP="00C33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DFCFB" w14:textId="77777777" w:rsidR="00A27B91" w:rsidRDefault="00A27B91">
    <w:pPr>
      <w:pStyle w:val="Header"/>
      <w:jc w:val="right"/>
    </w:pPr>
  </w:p>
  <w:p w14:paraId="5CAEF10A" w14:textId="77777777" w:rsidR="00A27B91" w:rsidRDefault="00A27B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014D3" w14:textId="77777777" w:rsidR="00A27B91" w:rsidRDefault="00A27B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68C"/>
    <w:multiLevelType w:val="hybridMultilevel"/>
    <w:tmpl w:val="CE6ECFE2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008B7682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34D6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86A42"/>
    <w:multiLevelType w:val="hybridMultilevel"/>
    <w:tmpl w:val="598838A0"/>
    <w:lvl w:ilvl="0" w:tplc="828844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E1EE0"/>
    <w:multiLevelType w:val="hybridMultilevel"/>
    <w:tmpl w:val="7AB4B4D8"/>
    <w:lvl w:ilvl="0" w:tplc="5F8A98B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173CF"/>
    <w:multiLevelType w:val="hybridMultilevel"/>
    <w:tmpl w:val="4D88CEF0"/>
    <w:lvl w:ilvl="0" w:tplc="983A92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660B71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24401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3E10A63"/>
    <w:multiLevelType w:val="hybridMultilevel"/>
    <w:tmpl w:val="DBB2D7F4"/>
    <w:lvl w:ilvl="0" w:tplc="39EC62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47A78CF"/>
    <w:multiLevelType w:val="multilevel"/>
    <w:tmpl w:val="611E4294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4850A33"/>
    <w:multiLevelType w:val="hybridMultilevel"/>
    <w:tmpl w:val="B8BC94D8"/>
    <w:lvl w:ilvl="0" w:tplc="5F64E3AE">
      <w:start w:val="1"/>
      <w:numFmt w:val="decimal"/>
      <w:suff w:val="space"/>
      <w:lvlText w:val="4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A207B72">
      <w:start w:val="1"/>
      <w:numFmt w:val="decimal"/>
      <w:suff w:val="space"/>
      <w:lvlText w:val="4.%3)"/>
      <w:lvlJc w:val="left"/>
      <w:pPr>
        <w:ind w:left="540" w:hanging="18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D6C17"/>
    <w:multiLevelType w:val="hybridMultilevel"/>
    <w:tmpl w:val="5396F0B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60653B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95547B"/>
    <w:multiLevelType w:val="hybridMultilevel"/>
    <w:tmpl w:val="7FAA019E"/>
    <w:lvl w:ilvl="0" w:tplc="70EEC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6854ECC"/>
    <w:multiLevelType w:val="multilevel"/>
    <w:tmpl w:val="7A3CBDCE"/>
    <w:lvl w:ilvl="0">
      <w:start w:val="7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0734173C"/>
    <w:multiLevelType w:val="hybridMultilevel"/>
    <w:tmpl w:val="54CA24F2"/>
    <w:lvl w:ilvl="0" w:tplc="13202D4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75C147B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078530D2"/>
    <w:multiLevelType w:val="hybridMultilevel"/>
    <w:tmpl w:val="96DE5BEE"/>
    <w:lvl w:ilvl="0" w:tplc="9248819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7CF47DE"/>
    <w:multiLevelType w:val="hybridMultilevel"/>
    <w:tmpl w:val="53D4849C"/>
    <w:lvl w:ilvl="0" w:tplc="BE9E58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0C36E5"/>
    <w:multiLevelType w:val="hybridMultilevel"/>
    <w:tmpl w:val="CD18C60E"/>
    <w:lvl w:ilvl="0" w:tplc="EE42D8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82010D"/>
    <w:multiLevelType w:val="multilevel"/>
    <w:tmpl w:val="EFEA8088"/>
    <w:lvl w:ilvl="0">
      <w:start w:val="5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280" w:hanging="1800"/>
      </w:pPr>
      <w:rPr>
        <w:rFonts w:hint="default"/>
      </w:rPr>
    </w:lvl>
  </w:abstractNum>
  <w:abstractNum w:abstractNumId="22" w15:restartNumberingAfterBreak="0">
    <w:nsid w:val="09955CF5"/>
    <w:multiLevelType w:val="hybridMultilevel"/>
    <w:tmpl w:val="CBB2F00C"/>
    <w:lvl w:ilvl="0" w:tplc="A3B4E0A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9D0718"/>
    <w:multiLevelType w:val="hybridMultilevel"/>
    <w:tmpl w:val="9F285B6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9F113FA"/>
    <w:multiLevelType w:val="hybridMultilevel"/>
    <w:tmpl w:val="9BE87E1A"/>
    <w:lvl w:ilvl="0" w:tplc="225097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3C5949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0A5D4633"/>
    <w:multiLevelType w:val="hybridMultilevel"/>
    <w:tmpl w:val="A434D688"/>
    <w:lvl w:ilvl="0" w:tplc="974268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A871BEB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C15018"/>
    <w:multiLevelType w:val="multilevel"/>
    <w:tmpl w:val="D536F9C2"/>
    <w:lvl w:ilvl="0">
      <w:start w:val="10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0AC43168"/>
    <w:multiLevelType w:val="hybridMultilevel"/>
    <w:tmpl w:val="A4DC0CCE"/>
    <w:lvl w:ilvl="0" w:tplc="3E58029E">
      <w:start w:val="3"/>
      <w:numFmt w:val="bullet"/>
      <w:lvlText w:val="-"/>
      <w:lvlJc w:val="left"/>
      <w:pPr>
        <w:ind w:left="936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0AF47068"/>
    <w:multiLevelType w:val="hybridMultilevel"/>
    <w:tmpl w:val="0B7CF2F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0B00400E"/>
    <w:multiLevelType w:val="multilevel"/>
    <w:tmpl w:val="2264A268"/>
    <w:lvl w:ilvl="0">
      <w:start w:val="9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0B061F7E"/>
    <w:multiLevelType w:val="hybridMultilevel"/>
    <w:tmpl w:val="B0AAEC14"/>
    <w:lvl w:ilvl="0" w:tplc="7DE4FB20">
      <w:start w:val="1"/>
      <w:numFmt w:val="decimal"/>
      <w:suff w:val="space"/>
      <w:lvlText w:val="%1."/>
      <w:lvlJc w:val="left"/>
      <w:pPr>
        <w:ind w:left="6840" w:hanging="360"/>
      </w:pPr>
      <w:rPr>
        <w:rFonts w:ascii="TH SarabunPSK" w:eastAsia="TH SarabunPSK" w:hAnsi="TH SarabunPSK" w:cs="TH SarabunPSK"/>
      </w:rPr>
    </w:lvl>
    <w:lvl w:ilvl="1" w:tplc="55E49456">
      <w:start w:val="1"/>
      <w:numFmt w:val="decimal"/>
      <w:lvlText w:val="5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E20A60"/>
    <w:multiLevelType w:val="hybridMultilevel"/>
    <w:tmpl w:val="496ACDE6"/>
    <w:lvl w:ilvl="0" w:tplc="0A9A3296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CE25B9D"/>
    <w:multiLevelType w:val="hybridMultilevel"/>
    <w:tmpl w:val="DC6466B6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5" w15:restartNumberingAfterBreak="0">
    <w:nsid w:val="0DF224E0"/>
    <w:multiLevelType w:val="hybridMultilevel"/>
    <w:tmpl w:val="7AFCBB42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E7C6F83"/>
    <w:multiLevelType w:val="hybridMultilevel"/>
    <w:tmpl w:val="8C5E5E10"/>
    <w:lvl w:ilvl="0" w:tplc="A1D6034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EB15181"/>
    <w:multiLevelType w:val="hybridMultilevel"/>
    <w:tmpl w:val="73B8D242"/>
    <w:lvl w:ilvl="0" w:tplc="EB5E23C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237369"/>
    <w:multiLevelType w:val="multilevel"/>
    <w:tmpl w:val="93745BAA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9" w15:restartNumberingAfterBreak="0">
    <w:nsid w:val="0F277BDF"/>
    <w:multiLevelType w:val="hybridMultilevel"/>
    <w:tmpl w:val="963E433A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F96131B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0FFF66DD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0233BA2"/>
    <w:multiLevelType w:val="hybridMultilevel"/>
    <w:tmpl w:val="F3DE4E98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3D2D9C"/>
    <w:multiLevelType w:val="hybridMultilevel"/>
    <w:tmpl w:val="5B729B0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A257D2"/>
    <w:multiLevelType w:val="multilevel"/>
    <w:tmpl w:val="F9FA8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10DB628C"/>
    <w:multiLevelType w:val="hybridMultilevel"/>
    <w:tmpl w:val="644AC3F4"/>
    <w:lvl w:ilvl="0" w:tplc="9E221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10DB630A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117C7120"/>
    <w:multiLevelType w:val="hybridMultilevel"/>
    <w:tmpl w:val="6E0C4400"/>
    <w:lvl w:ilvl="0" w:tplc="44CA84D6">
      <w:start w:val="4"/>
      <w:numFmt w:val="bullet"/>
      <w:suff w:val="space"/>
      <w:lvlText w:val="-"/>
      <w:lvlJc w:val="left"/>
      <w:pPr>
        <w:ind w:left="2520" w:hanging="360"/>
      </w:pPr>
      <w:rPr>
        <w:rFonts w:ascii="TH SarabunPSK" w:eastAsia="TH SarabunPSK" w:hAnsi="TH SarabunPSK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11A522A9"/>
    <w:multiLevelType w:val="hybridMultilevel"/>
    <w:tmpl w:val="1DA0F624"/>
    <w:lvl w:ilvl="0" w:tplc="728CE1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1CC687F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14C21D12"/>
    <w:multiLevelType w:val="hybridMultilevel"/>
    <w:tmpl w:val="24E4969E"/>
    <w:lvl w:ilvl="0" w:tplc="0AD4A35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158250FA"/>
    <w:multiLevelType w:val="hybridMultilevel"/>
    <w:tmpl w:val="5ADE64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15B04028"/>
    <w:multiLevelType w:val="hybridMultilevel"/>
    <w:tmpl w:val="05760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A290DE7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44A60486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15B45F0C"/>
    <w:multiLevelType w:val="hybridMultilevel"/>
    <w:tmpl w:val="8BFE24CC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DB2ED0"/>
    <w:multiLevelType w:val="hybridMultilevel"/>
    <w:tmpl w:val="FC3AF434"/>
    <w:lvl w:ilvl="0" w:tplc="2528DAA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42EE1"/>
    <w:multiLevelType w:val="hybridMultilevel"/>
    <w:tmpl w:val="2FD8F484"/>
    <w:lvl w:ilvl="0" w:tplc="16C263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C81912"/>
    <w:multiLevelType w:val="hybridMultilevel"/>
    <w:tmpl w:val="5678BFC8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D77B51"/>
    <w:multiLevelType w:val="hybridMultilevel"/>
    <w:tmpl w:val="30D02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7084690"/>
    <w:multiLevelType w:val="hybridMultilevel"/>
    <w:tmpl w:val="91C2505C"/>
    <w:lvl w:ilvl="0" w:tplc="3F96F0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17776265"/>
    <w:multiLevelType w:val="hybridMultilevel"/>
    <w:tmpl w:val="29B8FC7A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60" w15:restartNumberingAfterBreak="0">
    <w:nsid w:val="188C69B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18F82737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191618EC"/>
    <w:multiLevelType w:val="hybridMultilevel"/>
    <w:tmpl w:val="D9701E4A"/>
    <w:lvl w:ilvl="0" w:tplc="44D4D518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94F1D62"/>
    <w:multiLevelType w:val="hybridMultilevel"/>
    <w:tmpl w:val="1ADAA4AC"/>
    <w:lvl w:ilvl="0" w:tplc="4CBAD47C">
      <w:start w:val="1"/>
      <w:numFmt w:val="decimal"/>
      <w:lvlText w:val="[%1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4CBAD47C">
      <w:start w:val="1"/>
      <w:numFmt w:val="decimal"/>
      <w:lvlText w:val="[%2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19A90BD8"/>
    <w:multiLevelType w:val="hybridMultilevel"/>
    <w:tmpl w:val="D9BC9D06"/>
    <w:lvl w:ilvl="0" w:tplc="2BBE7FF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19B43D04"/>
    <w:multiLevelType w:val="hybridMultilevel"/>
    <w:tmpl w:val="39C80CEC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9E051AE"/>
    <w:multiLevelType w:val="hybridMultilevel"/>
    <w:tmpl w:val="76BA4416"/>
    <w:lvl w:ilvl="0" w:tplc="6C60F9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A5A360F"/>
    <w:multiLevelType w:val="hybridMultilevel"/>
    <w:tmpl w:val="54325A30"/>
    <w:lvl w:ilvl="0" w:tplc="40B26C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2A42CA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BF838B4"/>
    <w:multiLevelType w:val="hybridMultilevel"/>
    <w:tmpl w:val="37B6BD9C"/>
    <w:lvl w:ilvl="0" w:tplc="444EEA7C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1C231C27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435423"/>
    <w:multiLevelType w:val="hybridMultilevel"/>
    <w:tmpl w:val="94C25D08"/>
    <w:lvl w:ilvl="0" w:tplc="198EA422">
      <w:start w:val="1"/>
      <w:numFmt w:val="decimal"/>
      <w:suff w:val="space"/>
      <w:lvlText w:val="10.1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100EE46">
      <w:start w:val="1"/>
      <w:numFmt w:val="decimal"/>
      <w:suff w:val="space"/>
      <w:lvlText w:val="10.1.%3)"/>
      <w:lvlJc w:val="left"/>
      <w:pPr>
        <w:ind w:left="5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5B5418"/>
    <w:multiLevelType w:val="multilevel"/>
    <w:tmpl w:val="15CEFA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FFFFFF" w:themeColor="background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FFFFFF" w:themeColor="background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FFFFFF" w:themeColor="background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FFFFFF" w:themeColor="background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FFFFFF" w:themeColor="background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FFFFFF" w:themeColor="background1"/>
      </w:rPr>
    </w:lvl>
  </w:abstractNum>
  <w:abstractNum w:abstractNumId="73" w15:restartNumberingAfterBreak="0">
    <w:nsid w:val="1D5E6685"/>
    <w:multiLevelType w:val="multilevel"/>
    <w:tmpl w:val="729E94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74" w15:restartNumberingAfterBreak="0">
    <w:nsid w:val="1DCA73C4"/>
    <w:multiLevelType w:val="multilevel"/>
    <w:tmpl w:val="A2123B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5" w15:restartNumberingAfterBreak="0">
    <w:nsid w:val="1DF91A05"/>
    <w:multiLevelType w:val="hybridMultilevel"/>
    <w:tmpl w:val="B9AC8B04"/>
    <w:lvl w:ilvl="0" w:tplc="A52647D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3D3803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E403B52"/>
    <w:multiLevelType w:val="hybridMultilevel"/>
    <w:tmpl w:val="F730B74E"/>
    <w:lvl w:ilvl="0" w:tplc="1038AEB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1E6F3689"/>
    <w:multiLevelType w:val="hybridMultilevel"/>
    <w:tmpl w:val="A744589A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F1813CC"/>
    <w:multiLevelType w:val="multilevel"/>
    <w:tmpl w:val="66A408E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0" w15:restartNumberingAfterBreak="0">
    <w:nsid w:val="1F506BA8"/>
    <w:multiLevelType w:val="hybridMultilevel"/>
    <w:tmpl w:val="CC98992A"/>
    <w:lvl w:ilvl="0" w:tplc="66FA16E6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202B383A"/>
    <w:multiLevelType w:val="hybridMultilevel"/>
    <w:tmpl w:val="5B96DD86"/>
    <w:lvl w:ilvl="0" w:tplc="CF8CD2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C8276B"/>
    <w:multiLevelType w:val="hybridMultilevel"/>
    <w:tmpl w:val="21E48F6C"/>
    <w:lvl w:ilvl="0" w:tplc="A5FE936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54" w:hanging="360"/>
      </w:pPr>
    </w:lvl>
    <w:lvl w:ilvl="2" w:tplc="0409001B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83" w15:restartNumberingAfterBreak="0">
    <w:nsid w:val="224C6AC7"/>
    <w:multiLevelType w:val="hybridMultilevel"/>
    <w:tmpl w:val="AA02C1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22985F21"/>
    <w:multiLevelType w:val="hybridMultilevel"/>
    <w:tmpl w:val="9C0E71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5" w15:restartNumberingAfterBreak="0">
    <w:nsid w:val="237D3AE4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23873E11"/>
    <w:multiLevelType w:val="hybridMultilevel"/>
    <w:tmpl w:val="A82064C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7" w15:restartNumberingAfterBreak="0">
    <w:nsid w:val="23AE79F9"/>
    <w:multiLevelType w:val="hybridMultilevel"/>
    <w:tmpl w:val="09C4FD58"/>
    <w:lvl w:ilvl="0" w:tplc="7DA24C9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5265086"/>
    <w:multiLevelType w:val="multilevel"/>
    <w:tmpl w:val="24BCC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89" w15:restartNumberingAfterBreak="0">
    <w:nsid w:val="25375828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25491E3E"/>
    <w:multiLevelType w:val="hybridMultilevel"/>
    <w:tmpl w:val="D01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25E35"/>
    <w:multiLevelType w:val="hybridMultilevel"/>
    <w:tmpl w:val="34E49CFC"/>
    <w:lvl w:ilvl="0" w:tplc="003E8AB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25D179B8"/>
    <w:multiLevelType w:val="multilevel"/>
    <w:tmpl w:val="FCCCD0C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7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3" w15:restartNumberingAfterBreak="0">
    <w:nsid w:val="25E33568"/>
    <w:multiLevelType w:val="hybridMultilevel"/>
    <w:tmpl w:val="785242D2"/>
    <w:lvl w:ilvl="0" w:tplc="6ECACC2E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6A65DB7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26D20426"/>
    <w:multiLevelType w:val="hybridMultilevel"/>
    <w:tmpl w:val="4C08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6EF4E93"/>
    <w:multiLevelType w:val="hybridMultilevel"/>
    <w:tmpl w:val="ACC0BC50"/>
    <w:lvl w:ilvl="0" w:tplc="883620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7" w15:restartNumberingAfterBreak="0">
    <w:nsid w:val="27470C54"/>
    <w:multiLevelType w:val="multilevel"/>
    <w:tmpl w:val="4922F3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8" w15:restartNumberingAfterBreak="0">
    <w:nsid w:val="27E52D7E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8FE5B1C"/>
    <w:multiLevelType w:val="multilevel"/>
    <w:tmpl w:val="7FF8E0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00" w15:restartNumberingAfterBreak="0">
    <w:nsid w:val="29252CA1"/>
    <w:multiLevelType w:val="multilevel"/>
    <w:tmpl w:val="376ED5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1" w15:restartNumberingAfterBreak="0">
    <w:nsid w:val="2A1C2131"/>
    <w:multiLevelType w:val="hybridMultilevel"/>
    <w:tmpl w:val="F64671B8"/>
    <w:lvl w:ilvl="0" w:tplc="F726270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2" w15:restartNumberingAfterBreak="0">
    <w:nsid w:val="2AB23087"/>
    <w:multiLevelType w:val="hybridMultilevel"/>
    <w:tmpl w:val="D9CAC872"/>
    <w:lvl w:ilvl="0" w:tplc="45F059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20ACE"/>
    <w:multiLevelType w:val="hybridMultilevel"/>
    <w:tmpl w:val="7AC685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2C667B5E"/>
    <w:multiLevelType w:val="multilevel"/>
    <w:tmpl w:val="8348C2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5" w15:restartNumberingAfterBreak="0">
    <w:nsid w:val="2D57197F"/>
    <w:multiLevelType w:val="hybridMultilevel"/>
    <w:tmpl w:val="2CF2C352"/>
    <w:lvl w:ilvl="0" w:tplc="A418BB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D7D53E3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DC47B52"/>
    <w:multiLevelType w:val="hybridMultilevel"/>
    <w:tmpl w:val="8460C8CE"/>
    <w:lvl w:ilvl="0" w:tplc="E2E287D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2" w:hanging="360"/>
      </w:pPr>
    </w:lvl>
    <w:lvl w:ilvl="2" w:tplc="0409001B" w:tentative="1">
      <w:start w:val="1"/>
      <w:numFmt w:val="lowerRoman"/>
      <w:lvlText w:val="%3."/>
      <w:lvlJc w:val="right"/>
      <w:pPr>
        <w:ind w:left="3662" w:hanging="180"/>
      </w:pPr>
    </w:lvl>
    <w:lvl w:ilvl="3" w:tplc="0409000F">
      <w:start w:val="1"/>
      <w:numFmt w:val="decimal"/>
      <w:lvlText w:val="%4."/>
      <w:lvlJc w:val="left"/>
      <w:pPr>
        <w:ind w:left="4382" w:hanging="360"/>
      </w:pPr>
    </w:lvl>
    <w:lvl w:ilvl="4" w:tplc="04090019" w:tentative="1">
      <w:start w:val="1"/>
      <w:numFmt w:val="lowerLetter"/>
      <w:lvlText w:val="%5."/>
      <w:lvlJc w:val="left"/>
      <w:pPr>
        <w:ind w:left="5102" w:hanging="360"/>
      </w:pPr>
    </w:lvl>
    <w:lvl w:ilvl="5" w:tplc="0409001B" w:tentative="1">
      <w:start w:val="1"/>
      <w:numFmt w:val="lowerRoman"/>
      <w:lvlText w:val="%6."/>
      <w:lvlJc w:val="right"/>
      <w:pPr>
        <w:ind w:left="5822" w:hanging="180"/>
      </w:pPr>
    </w:lvl>
    <w:lvl w:ilvl="6" w:tplc="0409000F" w:tentative="1">
      <w:start w:val="1"/>
      <w:numFmt w:val="decimal"/>
      <w:lvlText w:val="%7."/>
      <w:lvlJc w:val="left"/>
      <w:pPr>
        <w:ind w:left="6542" w:hanging="360"/>
      </w:pPr>
    </w:lvl>
    <w:lvl w:ilvl="7" w:tplc="04090019" w:tentative="1">
      <w:start w:val="1"/>
      <w:numFmt w:val="lowerLetter"/>
      <w:lvlText w:val="%8."/>
      <w:lvlJc w:val="left"/>
      <w:pPr>
        <w:ind w:left="7262" w:hanging="360"/>
      </w:pPr>
    </w:lvl>
    <w:lvl w:ilvl="8" w:tplc="0409001B" w:tentative="1">
      <w:start w:val="1"/>
      <w:numFmt w:val="lowerRoman"/>
      <w:lvlText w:val="%9."/>
      <w:lvlJc w:val="right"/>
      <w:pPr>
        <w:ind w:left="7982" w:hanging="180"/>
      </w:pPr>
    </w:lvl>
  </w:abstractNum>
  <w:abstractNum w:abstractNumId="108" w15:restartNumberingAfterBreak="0">
    <w:nsid w:val="2E2F7E80"/>
    <w:multiLevelType w:val="hybridMultilevel"/>
    <w:tmpl w:val="E40EA044"/>
    <w:lvl w:ilvl="0" w:tplc="B8287B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E6B7C4C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2E8E3F35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1" w15:restartNumberingAfterBreak="0">
    <w:nsid w:val="2E925E72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2EEF5418"/>
    <w:multiLevelType w:val="hybridMultilevel"/>
    <w:tmpl w:val="0FEC15CE"/>
    <w:lvl w:ilvl="0" w:tplc="9A90FF1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2EF81978"/>
    <w:multiLevelType w:val="multilevel"/>
    <w:tmpl w:val="45729E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4" w15:restartNumberingAfterBreak="0">
    <w:nsid w:val="2F4F2F77"/>
    <w:multiLevelType w:val="hybridMultilevel"/>
    <w:tmpl w:val="6714F2AA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F936922"/>
    <w:multiLevelType w:val="multilevel"/>
    <w:tmpl w:val="7BDE8F3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6" w15:restartNumberingAfterBreak="0">
    <w:nsid w:val="305B3D63"/>
    <w:multiLevelType w:val="hybridMultilevel"/>
    <w:tmpl w:val="76227F76"/>
    <w:lvl w:ilvl="0" w:tplc="95580078">
      <w:start w:val="1"/>
      <w:numFmt w:val="decimal"/>
      <w:suff w:val="space"/>
      <w:lvlText w:val="5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7" w15:restartNumberingAfterBreak="0">
    <w:nsid w:val="30A84D0D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8" w15:restartNumberingAfterBreak="0">
    <w:nsid w:val="30C94018"/>
    <w:multiLevelType w:val="hybridMultilevel"/>
    <w:tmpl w:val="BCDCDB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30D63D74"/>
    <w:multiLevelType w:val="hybridMultilevel"/>
    <w:tmpl w:val="9432DD6E"/>
    <w:lvl w:ilvl="0" w:tplc="53EE4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30E02B3D"/>
    <w:multiLevelType w:val="hybridMultilevel"/>
    <w:tmpl w:val="1FE87910"/>
    <w:lvl w:ilvl="0" w:tplc="FD3460CA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311538CC"/>
    <w:multiLevelType w:val="hybridMultilevel"/>
    <w:tmpl w:val="AC282106"/>
    <w:lvl w:ilvl="0" w:tplc="8A648116">
      <w:start w:val="1"/>
      <w:numFmt w:val="decimal"/>
      <w:suff w:val="space"/>
      <w:lvlText w:val="%1."/>
      <w:lvlJc w:val="left"/>
      <w:pPr>
        <w:ind w:left="6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1204E33"/>
    <w:multiLevelType w:val="hybridMultilevel"/>
    <w:tmpl w:val="8C76EE90"/>
    <w:lvl w:ilvl="0" w:tplc="53D45E8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314A26B1"/>
    <w:multiLevelType w:val="hybridMultilevel"/>
    <w:tmpl w:val="172A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1816C87"/>
    <w:multiLevelType w:val="hybridMultilevel"/>
    <w:tmpl w:val="F53EFB18"/>
    <w:lvl w:ilvl="0" w:tplc="5502C0B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5" w15:restartNumberingAfterBreak="0">
    <w:nsid w:val="319E2ACF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6" w15:restartNumberingAfterBreak="0">
    <w:nsid w:val="32EE2320"/>
    <w:multiLevelType w:val="multilevel"/>
    <w:tmpl w:val="6588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7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8" w15:restartNumberingAfterBreak="0">
    <w:nsid w:val="341B3E4F"/>
    <w:multiLevelType w:val="hybridMultilevel"/>
    <w:tmpl w:val="2BEA230E"/>
    <w:lvl w:ilvl="0" w:tplc="FDA2CDB0">
      <w:start w:val="1"/>
      <w:numFmt w:val="decimal"/>
      <w:suff w:val="space"/>
      <w:lvlText w:val="[%1]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4B001B5"/>
    <w:multiLevelType w:val="hybridMultilevel"/>
    <w:tmpl w:val="6520D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9F6691C6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A2D42644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34BD654D"/>
    <w:multiLevelType w:val="multilevel"/>
    <w:tmpl w:val="FFB09824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240" w:hanging="720"/>
      </w:pPr>
      <w:rPr>
        <w:rFonts w:ascii="Symbol" w:hAnsi="Symbol" w:hint="default"/>
        <w:sz w:val="40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31" w15:restartNumberingAfterBreak="0">
    <w:nsid w:val="34E037E9"/>
    <w:multiLevelType w:val="hybridMultilevel"/>
    <w:tmpl w:val="E194A152"/>
    <w:lvl w:ilvl="0" w:tplc="AD6233F6">
      <w:start w:val="1"/>
      <w:numFmt w:val="decimal"/>
      <w:suff w:val="space"/>
      <w:lvlText w:val="%1."/>
      <w:lvlJc w:val="left"/>
      <w:pPr>
        <w:ind w:left="2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8" w:hanging="360"/>
      </w:pPr>
    </w:lvl>
    <w:lvl w:ilvl="2" w:tplc="0409001B" w:tentative="1">
      <w:start w:val="1"/>
      <w:numFmt w:val="lowerRoman"/>
      <w:lvlText w:val="%3."/>
      <w:lvlJc w:val="right"/>
      <w:pPr>
        <w:ind w:left="3928" w:hanging="180"/>
      </w:pPr>
    </w:lvl>
    <w:lvl w:ilvl="3" w:tplc="0409000F" w:tentative="1">
      <w:start w:val="1"/>
      <w:numFmt w:val="decimal"/>
      <w:lvlText w:val="%4."/>
      <w:lvlJc w:val="left"/>
      <w:pPr>
        <w:ind w:left="4648" w:hanging="360"/>
      </w:pPr>
    </w:lvl>
    <w:lvl w:ilvl="4" w:tplc="04090019" w:tentative="1">
      <w:start w:val="1"/>
      <w:numFmt w:val="lowerLetter"/>
      <w:lvlText w:val="%5."/>
      <w:lvlJc w:val="left"/>
      <w:pPr>
        <w:ind w:left="5368" w:hanging="360"/>
      </w:pPr>
    </w:lvl>
    <w:lvl w:ilvl="5" w:tplc="0409001B" w:tentative="1">
      <w:start w:val="1"/>
      <w:numFmt w:val="lowerRoman"/>
      <w:lvlText w:val="%6."/>
      <w:lvlJc w:val="right"/>
      <w:pPr>
        <w:ind w:left="6088" w:hanging="180"/>
      </w:pPr>
    </w:lvl>
    <w:lvl w:ilvl="6" w:tplc="0409000F" w:tentative="1">
      <w:start w:val="1"/>
      <w:numFmt w:val="decimal"/>
      <w:lvlText w:val="%7."/>
      <w:lvlJc w:val="left"/>
      <w:pPr>
        <w:ind w:left="6808" w:hanging="360"/>
      </w:pPr>
    </w:lvl>
    <w:lvl w:ilvl="7" w:tplc="04090019" w:tentative="1">
      <w:start w:val="1"/>
      <w:numFmt w:val="lowerLetter"/>
      <w:lvlText w:val="%8."/>
      <w:lvlJc w:val="left"/>
      <w:pPr>
        <w:ind w:left="7528" w:hanging="360"/>
      </w:pPr>
    </w:lvl>
    <w:lvl w:ilvl="8" w:tplc="0409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132" w15:restartNumberingAfterBreak="0">
    <w:nsid w:val="35D84DB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6052992"/>
    <w:multiLevelType w:val="hybridMultilevel"/>
    <w:tmpl w:val="EDB02E4E"/>
    <w:lvl w:ilvl="0" w:tplc="BAB402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6B909C8"/>
    <w:multiLevelType w:val="hybridMultilevel"/>
    <w:tmpl w:val="0D6E84B8"/>
    <w:lvl w:ilvl="0" w:tplc="B822A17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36BB66B7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36" w15:restartNumberingAfterBreak="0">
    <w:nsid w:val="36BB6F14"/>
    <w:multiLevelType w:val="multilevel"/>
    <w:tmpl w:val="3014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9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324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486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612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77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936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062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2240" w:hanging="2160"/>
      </w:pPr>
      <w:rPr>
        <w:rFonts w:hint="default"/>
        <w:b w:val="0"/>
      </w:rPr>
    </w:lvl>
  </w:abstractNum>
  <w:abstractNum w:abstractNumId="137" w15:restartNumberingAfterBreak="0">
    <w:nsid w:val="36C738DA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8" w15:restartNumberingAfterBreak="0">
    <w:nsid w:val="36F760AE"/>
    <w:multiLevelType w:val="hybridMultilevel"/>
    <w:tmpl w:val="C268C206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7DD47DD"/>
    <w:multiLevelType w:val="multilevel"/>
    <w:tmpl w:val="26DE7C8A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H SarabunPSK" w:hAnsi="TH SarabunPSK" w:cs="TH SarabunPSK"/>
      </w:rPr>
    </w:lvl>
    <w:lvl w:ilvl="1">
      <w:start w:val="2"/>
      <w:numFmt w:val="decimal"/>
      <w:isLgl/>
      <w:lvlText w:val="%1.%2"/>
      <w:lvlJc w:val="left"/>
      <w:pPr>
        <w:ind w:left="722" w:hanging="360"/>
      </w:pPr>
      <w:rPr>
        <w:rFonts w:cs="TH SarabunPSK" w:hint="default"/>
      </w:rPr>
    </w:lvl>
    <w:lvl w:ilvl="2">
      <w:start w:val="1"/>
      <w:numFmt w:val="decimal"/>
      <w:isLgl/>
      <w:lvlText w:val="%1.%2.%3"/>
      <w:lvlJc w:val="left"/>
      <w:pPr>
        <w:ind w:left="1084" w:hanging="720"/>
      </w:pPr>
      <w:rPr>
        <w:rFonts w:cs="TH SarabunPSK"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cs="TH SarabunPSK" w:hint="default"/>
      </w:rPr>
    </w:lvl>
    <w:lvl w:ilvl="4">
      <w:start w:val="1"/>
      <w:numFmt w:val="decimal"/>
      <w:isLgl/>
      <w:lvlText w:val="%1.%2.%3.%4.%5"/>
      <w:lvlJc w:val="left"/>
      <w:pPr>
        <w:ind w:left="1448" w:hanging="1080"/>
      </w:pPr>
      <w:rPr>
        <w:rFonts w:cs="TH SarabunPSK" w:hint="default"/>
      </w:rPr>
    </w:lvl>
    <w:lvl w:ilvl="5">
      <w:start w:val="1"/>
      <w:numFmt w:val="decimal"/>
      <w:isLgl/>
      <w:lvlText w:val="%1.%2.%3.%4.%5.%6"/>
      <w:lvlJc w:val="left"/>
      <w:pPr>
        <w:ind w:left="1450" w:hanging="1080"/>
      </w:pPr>
      <w:rPr>
        <w:rFonts w:cs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440"/>
      </w:pPr>
      <w:rPr>
        <w:rFonts w:cs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1814" w:hanging="1440"/>
      </w:pPr>
      <w:rPr>
        <w:rFonts w:cs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176" w:hanging="1800"/>
      </w:pPr>
      <w:rPr>
        <w:rFonts w:cs="TH SarabunPSK" w:hint="default"/>
      </w:rPr>
    </w:lvl>
  </w:abstractNum>
  <w:abstractNum w:abstractNumId="140" w15:restartNumberingAfterBreak="0">
    <w:nsid w:val="38154828"/>
    <w:multiLevelType w:val="hybridMultilevel"/>
    <w:tmpl w:val="831C2BF8"/>
    <w:lvl w:ilvl="0" w:tplc="05C0E72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 w15:restartNumberingAfterBreak="0">
    <w:nsid w:val="38CB027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8F13093"/>
    <w:multiLevelType w:val="hybridMultilevel"/>
    <w:tmpl w:val="F45C1856"/>
    <w:lvl w:ilvl="0" w:tplc="BEC4E95C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39D314D2"/>
    <w:multiLevelType w:val="hybridMultilevel"/>
    <w:tmpl w:val="995CCA60"/>
    <w:lvl w:ilvl="0" w:tplc="1012D382">
      <w:start w:val="1"/>
      <w:numFmt w:val="decimal"/>
      <w:suff w:val="space"/>
      <w:lvlText w:val="10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3AA34FE8"/>
    <w:multiLevelType w:val="hybridMultilevel"/>
    <w:tmpl w:val="83F00746"/>
    <w:lvl w:ilvl="0" w:tplc="E33E81E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3BEC12FA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3C7811D2"/>
    <w:multiLevelType w:val="multilevel"/>
    <w:tmpl w:val="E5E28B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7" w15:restartNumberingAfterBreak="0">
    <w:nsid w:val="3C8151A7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8" w15:restartNumberingAfterBreak="0">
    <w:nsid w:val="3C8A42B3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9" w15:restartNumberingAfterBreak="0">
    <w:nsid w:val="3D9C4B3D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0" w15:restartNumberingAfterBreak="0">
    <w:nsid w:val="3DF81C8F"/>
    <w:multiLevelType w:val="multilevel"/>
    <w:tmpl w:val="FD58D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1" w15:restartNumberingAfterBreak="0">
    <w:nsid w:val="3E2D05AF"/>
    <w:multiLevelType w:val="hybridMultilevel"/>
    <w:tmpl w:val="6008B1D8"/>
    <w:lvl w:ilvl="0" w:tplc="3DB251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E504F07"/>
    <w:multiLevelType w:val="hybridMultilevel"/>
    <w:tmpl w:val="A9DAB0DA"/>
    <w:lvl w:ilvl="0" w:tplc="34749B7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ED06D00"/>
    <w:multiLevelType w:val="hybridMultilevel"/>
    <w:tmpl w:val="A1560F98"/>
    <w:lvl w:ilvl="0" w:tplc="BD9CB8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F5F6B8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F90304A"/>
    <w:multiLevelType w:val="hybridMultilevel"/>
    <w:tmpl w:val="0602B93C"/>
    <w:lvl w:ilvl="0" w:tplc="C55612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40985B5B"/>
    <w:multiLevelType w:val="hybridMultilevel"/>
    <w:tmpl w:val="A52AB02A"/>
    <w:lvl w:ilvl="0" w:tplc="EF96F0D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F4A00"/>
    <w:multiLevelType w:val="multilevel"/>
    <w:tmpl w:val="BFE689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8" w15:restartNumberingAfterBreak="0">
    <w:nsid w:val="411868B8"/>
    <w:multiLevelType w:val="hybridMultilevel"/>
    <w:tmpl w:val="4CF01F20"/>
    <w:lvl w:ilvl="0" w:tplc="9E221F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41A51E32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0" w15:restartNumberingAfterBreak="0">
    <w:nsid w:val="41B90667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1" w15:restartNumberingAfterBreak="0">
    <w:nsid w:val="41BF7576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42E176B4"/>
    <w:multiLevelType w:val="hybridMultilevel"/>
    <w:tmpl w:val="DBD2B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43E14058"/>
    <w:multiLevelType w:val="hybridMultilevel"/>
    <w:tmpl w:val="367E078A"/>
    <w:lvl w:ilvl="0" w:tplc="B75CF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465237C"/>
    <w:multiLevelType w:val="hybridMultilevel"/>
    <w:tmpl w:val="00449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5160F23"/>
    <w:multiLevelType w:val="hybridMultilevel"/>
    <w:tmpl w:val="E3361594"/>
    <w:lvl w:ilvl="0" w:tplc="0DD4BC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5DE239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60B56C7"/>
    <w:multiLevelType w:val="hybridMultilevel"/>
    <w:tmpl w:val="27B818F6"/>
    <w:lvl w:ilvl="0" w:tplc="F61A0152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46E62710"/>
    <w:multiLevelType w:val="hybridMultilevel"/>
    <w:tmpl w:val="9BDCC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9" w15:restartNumberingAfterBreak="0">
    <w:nsid w:val="47053FEC"/>
    <w:multiLevelType w:val="hybridMultilevel"/>
    <w:tmpl w:val="F9F82FB4"/>
    <w:lvl w:ilvl="0" w:tplc="AB9876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47066543"/>
    <w:multiLevelType w:val="hybridMultilevel"/>
    <w:tmpl w:val="F3A6A854"/>
    <w:lvl w:ilvl="0" w:tplc="0EE6D7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73864B4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2" w15:restartNumberingAfterBreak="0">
    <w:nsid w:val="48B879F6"/>
    <w:multiLevelType w:val="hybridMultilevel"/>
    <w:tmpl w:val="5A5E62FA"/>
    <w:lvl w:ilvl="0" w:tplc="822A09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8F4717C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A64148F"/>
    <w:multiLevelType w:val="multilevel"/>
    <w:tmpl w:val="E682BF28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75" w15:restartNumberingAfterBreak="0">
    <w:nsid w:val="4A7C2F0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6" w15:restartNumberingAfterBreak="0">
    <w:nsid w:val="4AE626FD"/>
    <w:multiLevelType w:val="hybridMultilevel"/>
    <w:tmpl w:val="FC2E0FD0"/>
    <w:lvl w:ilvl="0" w:tplc="50509C5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AF021F0"/>
    <w:multiLevelType w:val="hybridMultilevel"/>
    <w:tmpl w:val="500AF2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8" w15:restartNumberingAfterBreak="0">
    <w:nsid w:val="4AFD1E28"/>
    <w:multiLevelType w:val="hybridMultilevel"/>
    <w:tmpl w:val="26E81DF6"/>
    <w:lvl w:ilvl="0" w:tplc="B23C3936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9" w15:restartNumberingAfterBreak="0">
    <w:nsid w:val="4BF24807"/>
    <w:multiLevelType w:val="hybridMultilevel"/>
    <w:tmpl w:val="8312BD26"/>
    <w:lvl w:ilvl="0" w:tplc="F29029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C3E32FF"/>
    <w:multiLevelType w:val="hybridMultilevel"/>
    <w:tmpl w:val="1744E562"/>
    <w:lvl w:ilvl="0" w:tplc="B29C985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4C5F1D76"/>
    <w:multiLevelType w:val="hybridMultilevel"/>
    <w:tmpl w:val="AC34B232"/>
    <w:lvl w:ilvl="0" w:tplc="CAC6AE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D23020F"/>
    <w:multiLevelType w:val="hybridMultilevel"/>
    <w:tmpl w:val="E47CEEF4"/>
    <w:lvl w:ilvl="0" w:tplc="AFA6FEA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E4157D1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EED1926"/>
    <w:multiLevelType w:val="hybridMultilevel"/>
    <w:tmpl w:val="218AFB14"/>
    <w:lvl w:ilvl="0" w:tplc="B0E00A8C">
      <w:start w:val="3"/>
      <w:numFmt w:val="bullet"/>
      <w:suff w:val="space"/>
      <w:lvlText w:val="-"/>
      <w:lvlJc w:val="left"/>
      <w:pPr>
        <w:ind w:left="2880" w:hanging="360"/>
      </w:pPr>
      <w:rPr>
        <w:rFonts w:ascii="TH SarabunPSK" w:eastAsia="Times New Roman" w:hAnsi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5" w15:restartNumberingAfterBreak="0">
    <w:nsid w:val="4F025427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F0A099A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7" w15:restartNumberingAfterBreak="0">
    <w:nsid w:val="4F1A6E43"/>
    <w:multiLevelType w:val="hybridMultilevel"/>
    <w:tmpl w:val="768A1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4FB10272"/>
    <w:multiLevelType w:val="multilevel"/>
    <w:tmpl w:val="FF761A98"/>
    <w:lvl w:ilvl="0">
      <w:start w:val="3"/>
      <w:numFmt w:val="decimal"/>
      <w:lvlText w:val="%1"/>
      <w:lvlJc w:val="left"/>
      <w:pPr>
        <w:ind w:left="360" w:hanging="360"/>
      </w:pPr>
      <w:rPr>
        <w:rFonts w:ascii="TH SarabunPSK" w:eastAsia="TH SarabunPSK" w:hAnsi="TH SarabunPSK" w:cs="TH SarabunPSK" w:hint="default"/>
        <w:color w:val="0000FF"/>
        <w:u w:val="single"/>
      </w:rPr>
    </w:lvl>
    <w:lvl w:ilvl="1">
      <w:start w:val="4"/>
      <w:numFmt w:val="decimal"/>
      <w:lvlText w:val="%1-%2"/>
      <w:lvlJc w:val="left"/>
      <w:pPr>
        <w:ind w:left="862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ascii="TH SarabunPSK" w:eastAsia="TH SarabunPSK" w:hAnsi="TH SarabunPSK" w:cs="TH SarabunPSK" w:hint="default"/>
        <w:color w:val="0000FF"/>
        <w:u w:val="single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ascii="TH SarabunPSK" w:eastAsia="TH SarabunPSK" w:hAnsi="TH SarabunPSK" w:cs="TH SarabunPSK" w:hint="default"/>
        <w:color w:val="0000FF"/>
        <w:u w:val="single"/>
      </w:rPr>
    </w:lvl>
    <w:lvl w:ilvl="5">
      <w:start w:val="1"/>
      <w:numFmt w:val="decimal"/>
      <w:lvlText w:val="%1-%2.%3.%4.%5.%6"/>
      <w:lvlJc w:val="left"/>
      <w:pPr>
        <w:ind w:left="2510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ascii="TH SarabunPSK" w:eastAsia="TH SarabunPSK" w:hAnsi="TH SarabunPSK" w:cs="TH SarabunPSK" w:hint="default"/>
        <w:color w:val="0000FF"/>
        <w:u w:val="single"/>
      </w:rPr>
    </w:lvl>
    <w:lvl w:ilvl="8">
      <w:start w:val="1"/>
      <w:numFmt w:val="decimal"/>
      <w:lvlText w:val="%1-%2.%3.%4.%5.%6.%7.%8.%9"/>
      <w:lvlJc w:val="left"/>
      <w:pPr>
        <w:ind w:left="3656" w:hanging="2520"/>
      </w:pPr>
      <w:rPr>
        <w:rFonts w:ascii="TH SarabunPSK" w:eastAsia="TH SarabunPSK" w:hAnsi="TH SarabunPSK" w:cs="TH SarabunPSK" w:hint="default"/>
        <w:color w:val="0000FF"/>
        <w:u w:val="single"/>
      </w:rPr>
    </w:lvl>
  </w:abstractNum>
  <w:abstractNum w:abstractNumId="189" w15:restartNumberingAfterBreak="0">
    <w:nsid w:val="502D0C5F"/>
    <w:multiLevelType w:val="hybridMultilevel"/>
    <w:tmpl w:val="7A14BE62"/>
    <w:lvl w:ilvl="0" w:tplc="BAC0DE52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071480D"/>
    <w:multiLevelType w:val="hybridMultilevel"/>
    <w:tmpl w:val="E2C0674A"/>
    <w:lvl w:ilvl="0" w:tplc="F3F49AE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1" w15:restartNumberingAfterBreak="0">
    <w:nsid w:val="50BB5B4C"/>
    <w:multiLevelType w:val="hybridMultilevel"/>
    <w:tmpl w:val="7F9CE142"/>
    <w:lvl w:ilvl="0" w:tplc="A1F82C5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2" w15:restartNumberingAfterBreak="0">
    <w:nsid w:val="51E74B69"/>
    <w:multiLevelType w:val="multilevel"/>
    <w:tmpl w:val="3F02B6AE"/>
    <w:lvl w:ilvl="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3" w15:restartNumberingAfterBreak="0">
    <w:nsid w:val="520F617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4" w15:restartNumberingAfterBreak="0">
    <w:nsid w:val="52EC7D14"/>
    <w:multiLevelType w:val="multilevel"/>
    <w:tmpl w:val="90AA5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5" w15:restartNumberingAfterBreak="0">
    <w:nsid w:val="542276D3"/>
    <w:multiLevelType w:val="hybridMultilevel"/>
    <w:tmpl w:val="87124AC4"/>
    <w:lvl w:ilvl="0" w:tplc="AD3C630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6" w15:restartNumberingAfterBreak="0">
    <w:nsid w:val="54F4634E"/>
    <w:multiLevelType w:val="hybridMultilevel"/>
    <w:tmpl w:val="F272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7" w15:restartNumberingAfterBreak="0">
    <w:nsid w:val="55585BBB"/>
    <w:multiLevelType w:val="hybridMultilevel"/>
    <w:tmpl w:val="38E2C342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565E1A9F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9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0" w15:restartNumberingAfterBreak="0">
    <w:nsid w:val="56D2772B"/>
    <w:multiLevelType w:val="hybridMultilevel"/>
    <w:tmpl w:val="A6349500"/>
    <w:lvl w:ilvl="0" w:tplc="8D06821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1" w15:restartNumberingAfterBreak="0">
    <w:nsid w:val="571B7391"/>
    <w:multiLevelType w:val="hybridMultilevel"/>
    <w:tmpl w:val="B810C83E"/>
    <w:lvl w:ilvl="0" w:tplc="55422018">
      <w:start w:val="1"/>
      <w:numFmt w:val="decimal"/>
      <w:suff w:val="space"/>
      <w:lvlText w:val="10.2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58F742FC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3" w15:restartNumberingAfterBreak="0">
    <w:nsid w:val="592D60EB"/>
    <w:multiLevelType w:val="hybridMultilevel"/>
    <w:tmpl w:val="BD921B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F26568"/>
    <w:multiLevelType w:val="hybridMultilevel"/>
    <w:tmpl w:val="93AA6A96"/>
    <w:lvl w:ilvl="0" w:tplc="568E16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AA36461"/>
    <w:multiLevelType w:val="hybridMultilevel"/>
    <w:tmpl w:val="8AAC8000"/>
    <w:lvl w:ilvl="0" w:tplc="6346DCB4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6" w15:restartNumberingAfterBreak="0">
    <w:nsid w:val="5BE9304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7" w15:restartNumberingAfterBreak="0">
    <w:nsid w:val="5C1144E1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8" w15:restartNumberingAfterBreak="0">
    <w:nsid w:val="5C9635E7"/>
    <w:multiLevelType w:val="hybridMultilevel"/>
    <w:tmpl w:val="8A043E36"/>
    <w:lvl w:ilvl="0" w:tplc="03DA0AC6">
      <w:start w:val="1"/>
      <w:numFmt w:val="decimal"/>
      <w:suff w:val="space"/>
      <w:lvlText w:val="5.4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D210A91"/>
    <w:multiLevelType w:val="hybridMultilevel"/>
    <w:tmpl w:val="9B0471EA"/>
    <w:lvl w:ilvl="0" w:tplc="3022EF7A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0" w15:restartNumberingAfterBreak="0">
    <w:nsid w:val="5DBF26BF"/>
    <w:multiLevelType w:val="hybridMultilevel"/>
    <w:tmpl w:val="B046F038"/>
    <w:lvl w:ilvl="0" w:tplc="8F5E9B26">
      <w:start w:val="1"/>
      <w:numFmt w:val="decimal"/>
      <w:suff w:val="space"/>
      <w:lvlText w:val="%1."/>
      <w:lvlJc w:val="left"/>
      <w:pPr>
        <w:ind w:left="2034" w:hanging="360"/>
      </w:pPr>
      <w:rPr>
        <w:rFonts w:ascii="TH SarabunPSK" w:eastAsiaTheme="majorEastAsia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11" w15:restartNumberingAfterBreak="0">
    <w:nsid w:val="5F7D1990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2" w15:restartNumberingAfterBreak="0">
    <w:nsid w:val="5F811F3D"/>
    <w:multiLevelType w:val="hybridMultilevel"/>
    <w:tmpl w:val="9DBA8DBE"/>
    <w:lvl w:ilvl="0" w:tplc="C9ECE4A2">
      <w:start w:val="1"/>
      <w:numFmt w:val="decimal"/>
      <w:suff w:val="space"/>
      <w:lvlText w:val="5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8F263FB0">
      <w:start w:val="1"/>
      <w:numFmt w:val="decimal"/>
      <w:suff w:val="space"/>
      <w:lvlText w:val="5.%2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08C2C8C"/>
    <w:multiLevelType w:val="hybridMultilevel"/>
    <w:tmpl w:val="E6C25E06"/>
    <w:lvl w:ilvl="0" w:tplc="7EBC95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0BE3277"/>
    <w:multiLevelType w:val="multilevel"/>
    <w:tmpl w:val="AE080E0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4.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5" w15:restartNumberingAfterBreak="0">
    <w:nsid w:val="60C23702"/>
    <w:multiLevelType w:val="hybridMultilevel"/>
    <w:tmpl w:val="DF7669E8"/>
    <w:lvl w:ilvl="0" w:tplc="76EE1EFE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E1EFE">
      <w:numFmt w:val="bullet"/>
      <w:lvlText w:val="-"/>
      <w:lvlJc w:val="left"/>
      <w:pPr>
        <w:ind w:left="2880" w:hanging="360"/>
      </w:pPr>
      <w:rPr>
        <w:rFonts w:ascii="TH SarabunPSK" w:eastAsiaTheme="minorEastAsia" w:hAnsi="TH SarabunPSK" w:cs="TH SarabunPSK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22A41C6"/>
    <w:multiLevelType w:val="hybridMultilevel"/>
    <w:tmpl w:val="433E0C9C"/>
    <w:lvl w:ilvl="0" w:tplc="A17CC0F0">
      <w:start w:val="4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7" w15:restartNumberingAfterBreak="0">
    <w:nsid w:val="628D7EBB"/>
    <w:multiLevelType w:val="hybridMultilevel"/>
    <w:tmpl w:val="C6F40A4E"/>
    <w:lvl w:ilvl="0" w:tplc="A4E8C180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8" w15:restartNumberingAfterBreak="0">
    <w:nsid w:val="63CF4948"/>
    <w:multiLevelType w:val="hybridMultilevel"/>
    <w:tmpl w:val="2652721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9" w15:restartNumberingAfterBreak="0">
    <w:nsid w:val="65ED0DA7"/>
    <w:multiLevelType w:val="hybridMultilevel"/>
    <w:tmpl w:val="6866A844"/>
    <w:lvl w:ilvl="0" w:tplc="5980208E">
      <w:start w:val="1"/>
      <w:numFmt w:val="decimal"/>
      <w:suff w:val="space"/>
      <w:lvlText w:val="%1."/>
      <w:lvlJc w:val="left"/>
      <w:pPr>
        <w:ind w:left="1069" w:hanging="360"/>
      </w:pPr>
      <w:rPr>
        <w:rFonts w:ascii="TH SarabunPSK" w:eastAsia="TH SarabunPSK" w:hAnsi="TH SarabunPSK" w:cs="TH SarabunPSK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0" w15:restartNumberingAfterBreak="0">
    <w:nsid w:val="660E04BD"/>
    <w:multiLevelType w:val="multilevel"/>
    <w:tmpl w:val="1480CB40"/>
    <w:lvl w:ilvl="0">
      <w:start w:val="1"/>
      <w:numFmt w:val="decimal"/>
      <w:lvlText w:val="%1"/>
      <w:lvlJc w:val="left"/>
      <w:pPr>
        <w:tabs>
          <w:tab w:val="num" w:pos="690"/>
        </w:tabs>
        <w:ind w:left="690" w:hanging="690"/>
      </w:pPr>
      <w:rPr>
        <w:rFonts w:hint="default"/>
        <w:b/>
        <w:bCs/>
      </w:rPr>
    </w:lvl>
    <w:lvl w:ilvl="1">
      <w:start w:val="2"/>
      <w:numFmt w:val="decimal"/>
      <w:lvlText w:val="%1.%2"/>
      <w:lvlJc w:val="left"/>
      <w:pPr>
        <w:tabs>
          <w:tab w:val="num" w:pos="1927"/>
        </w:tabs>
        <w:ind w:left="1927" w:hanging="690"/>
      </w:pPr>
      <w:rPr>
        <w:rFonts w:hint="default"/>
        <w:b/>
        <w:bCs/>
      </w:rPr>
    </w:lvl>
    <w:lvl w:ilvl="2">
      <w:start w:val="4"/>
      <w:numFmt w:val="decimal"/>
      <w:suff w:val="space"/>
      <w:lvlText w:val="%1.%2.%3"/>
      <w:lvlJc w:val="left"/>
      <w:pPr>
        <w:ind w:left="319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4791"/>
        </w:tabs>
        <w:ind w:left="4791" w:hanging="108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6028"/>
        </w:tabs>
        <w:ind w:left="6028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7625"/>
        </w:tabs>
        <w:ind w:left="7625" w:hanging="144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8862"/>
        </w:tabs>
        <w:ind w:left="8862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0459"/>
        </w:tabs>
        <w:ind w:left="10459" w:hanging="180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2056"/>
        </w:tabs>
        <w:ind w:left="12056" w:hanging="2160"/>
      </w:pPr>
      <w:rPr>
        <w:rFonts w:hint="default"/>
        <w:b/>
        <w:bCs/>
      </w:rPr>
    </w:lvl>
  </w:abstractNum>
  <w:abstractNum w:abstractNumId="221" w15:restartNumberingAfterBreak="0">
    <w:nsid w:val="661169A0"/>
    <w:multiLevelType w:val="multilevel"/>
    <w:tmpl w:val="C1B84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22" w15:restartNumberingAfterBreak="0">
    <w:nsid w:val="66482F80"/>
    <w:multiLevelType w:val="hybridMultilevel"/>
    <w:tmpl w:val="5066AE6E"/>
    <w:lvl w:ilvl="0" w:tplc="8F229BD2">
      <w:start w:val="1"/>
      <w:numFmt w:val="decimal"/>
      <w:suff w:val="space"/>
      <w:lvlText w:val="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75742B5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4" w15:restartNumberingAfterBreak="0">
    <w:nsid w:val="67D348FE"/>
    <w:multiLevelType w:val="hybridMultilevel"/>
    <w:tmpl w:val="E4004F8E"/>
    <w:lvl w:ilvl="0" w:tplc="01F8BFF0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5" w15:restartNumberingAfterBreak="0">
    <w:nsid w:val="68B8268E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226" w15:restartNumberingAfterBreak="0">
    <w:nsid w:val="692D2C97"/>
    <w:multiLevelType w:val="hybridMultilevel"/>
    <w:tmpl w:val="D0E20274"/>
    <w:lvl w:ilvl="0" w:tplc="C8F8726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7" w15:restartNumberingAfterBreak="0">
    <w:nsid w:val="69F81B33"/>
    <w:multiLevelType w:val="hybridMultilevel"/>
    <w:tmpl w:val="1F08E7FE"/>
    <w:lvl w:ilvl="0" w:tplc="561CF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8" w15:restartNumberingAfterBreak="0">
    <w:nsid w:val="6B4331C2"/>
    <w:multiLevelType w:val="hybridMultilevel"/>
    <w:tmpl w:val="82C40D8A"/>
    <w:lvl w:ilvl="0" w:tplc="83ACDDD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BBF5EDF"/>
    <w:multiLevelType w:val="hybridMultilevel"/>
    <w:tmpl w:val="2F6A48D0"/>
    <w:lvl w:ilvl="0" w:tplc="A35A46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30" w15:restartNumberingAfterBreak="0">
    <w:nsid w:val="6C553964"/>
    <w:multiLevelType w:val="hybridMultilevel"/>
    <w:tmpl w:val="CF0EF30C"/>
    <w:lvl w:ilvl="0" w:tplc="04090011">
      <w:start w:val="1"/>
      <w:numFmt w:val="decimal"/>
      <w:lvlText w:val="%1)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1" w15:restartNumberingAfterBreak="0">
    <w:nsid w:val="6CA95B36"/>
    <w:multiLevelType w:val="hybridMultilevel"/>
    <w:tmpl w:val="ED1A98E6"/>
    <w:lvl w:ilvl="0" w:tplc="7584D2F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2" w15:restartNumberingAfterBreak="0">
    <w:nsid w:val="6D3A21D3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DBF74B5"/>
    <w:multiLevelType w:val="hybridMultilevel"/>
    <w:tmpl w:val="9BB05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EA21F05"/>
    <w:multiLevelType w:val="hybridMultilevel"/>
    <w:tmpl w:val="56904200"/>
    <w:lvl w:ilvl="0" w:tplc="4C9A3F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EA46A2F"/>
    <w:multiLevelType w:val="hybridMultilevel"/>
    <w:tmpl w:val="EE304B08"/>
    <w:lvl w:ilvl="0" w:tplc="D20823AE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6" w15:restartNumberingAfterBreak="0">
    <w:nsid w:val="6EAB5DB2"/>
    <w:multiLevelType w:val="hybridMultilevel"/>
    <w:tmpl w:val="174AF56E"/>
    <w:lvl w:ilvl="0" w:tplc="3134FC98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7292E664">
      <w:start w:val="1"/>
      <w:numFmt w:val="decimal"/>
      <w:suff w:val="space"/>
      <w:lvlText w:val="1.%2)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EB2682D"/>
    <w:multiLevelType w:val="hybridMultilevel"/>
    <w:tmpl w:val="19182E14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F485FFD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F766213"/>
    <w:multiLevelType w:val="multilevel"/>
    <w:tmpl w:val="C742B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bCs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40" w15:restartNumberingAfterBreak="0">
    <w:nsid w:val="713302B4"/>
    <w:multiLevelType w:val="hybridMultilevel"/>
    <w:tmpl w:val="F5DC9344"/>
    <w:lvl w:ilvl="0" w:tplc="10807C6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1" w15:restartNumberingAfterBreak="0">
    <w:nsid w:val="7290544D"/>
    <w:multiLevelType w:val="hybridMultilevel"/>
    <w:tmpl w:val="4A5041BA"/>
    <w:lvl w:ilvl="0" w:tplc="F438A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2E3310E"/>
    <w:multiLevelType w:val="hybridMultilevel"/>
    <w:tmpl w:val="5F0CDAD2"/>
    <w:lvl w:ilvl="0" w:tplc="E33E886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73013CD7"/>
    <w:multiLevelType w:val="hybridMultilevel"/>
    <w:tmpl w:val="B9EE8E20"/>
    <w:lvl w:ilvl="0" w:tplc="E378F3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37C1AD1"/>
    <w:multiLevelType w:val="hybridMultilevel"/>
    <w:tmpl w:val="4CB8AE5C"/>
    <w:lvl w:ilvl="0" w:tplc="A33265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5533A6D"/>
    <w:multiLevelType w:val="hybridMultilevel"/>
    <w:tmpl w:val="05946680"/>
    <w:lvl w:ilvl="0" w:tplc="F7FE63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7" w15:restartNumberingAfterBreak="0">
    <w:nsid w:val="75BF687D"/>
    <w:multiLevelType w:val="hybridMultilevel"/>
    <w:tmpl w:val="F2322DA6"/>
    <w:lvl w:ilvl="0" w:tplc="D41CC21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abstractNum w:abstractNumId="248" w15:restartNumberingAfterBreak="0">
    <w:nsid w:val="75E4797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76073B6C"/>
    <w:multiLevelType w:val="hybridMultilevel"/>
    <w:tmpl w:val="864A2408"/>
    <w:lvl w:ilvl="0" w:tplc="81DC5A76">
      <w:start w:val="1"/>
      <w:numFmt w:val="decimal"/>
      <w:suff w:val="space"/>
      <w:lvlText w:val="1.4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C88876">
      <w:start w:val="1"/>
      <w:numFmt w:val="decimal"/>
      <w:suff w:val="space"/>
      <w:lvlText w:val="1.4.%3)"/>
      <w:lvlJc w:val="left"/>
      <w:pPr>
        <w:ind w:left="12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761138BE"/>
    <w:multiLevelType w:val="hybridMultilevel"/>
    <w:tmpl w:val="27E6173C"/>
    <w:lvl w:ilvl="0" w:tplc="68A6FE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1" w15:restartNumberingAfterBreak="0">
    <w:nsid w:val="763A51EF"/>
    <w:multiLevelType w:val="multilevel"/>
    <w:tmpl w:val="817267B8"/>
    <w:lvl w:ilvl="0">
      <w:start w:val="1"/>
      <w:numFmt w:val="decimal"/>
      <w:suff w:val="nothing"/>
      <w:lvlText w:val="บทที่ 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2" w15:restartNumberingAfterBreak="0">
    <w:nsid w:val="76737048"/>
    <w:multiLevelType w:val="multilevel"/>
    <w:tmpl w:val="9DE87F60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3" w15:restartNumberingAfterBreak="0">
    <w:nsid w:val="77DD23F7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77E8644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788E219D"/>
    <w:multiLevelType w:val="multilevel"/>
    <w:tmpl w:val="5D96AF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6" w15:restartNumberingAfterBreak="0">
    <w:nsid w:val="79226C48"/>
    <w:multiLevelType w:val="hybridMultilevel"/>
    <w:tmpl w:val="3AB22FC0"/>
    <w:lvl w:ilvl="0" w:tplc="496E4DB2">
      <w:start w:val="1"/>
      <w:numFmt w:val="decimal"/>
      <w:suff w:val="space"/>
      <w:lvlText w:val="%1.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7" w15:restartNumberingAfterBreak="0">
    <w:nsid w:val="796578D2"/>
    <w:multiLevelType w:val="hybridMultilevel"/>
    <w:tmpl w:val="2550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79725267"/>
    <w:multiLevelType w:val="hybridMultilevel"/>
    <w:tmpl w:val="2054920E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7A196B96"/>
    <w:multiLevelType w:val="hybridMultilevel"/>
    <w:tmpl w:val="5124217A"/>
    <w:lvl w:ilvl="0" w:tplc="56F8BCB4">
      <w:start w:val="1"/>
      <w:numFmt w:val="decimal"/>
      <w:lvlText w:val="ตารางที่ ก-%1.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A49065E"/>
    <w:multiLevelType w:val="hybridMultilevel"/>
    <w:tmpl w:val="CE7CEA7E"/>
    <w:lvl w:ilvl="0" w:tplc="04090011">
      <w:start w:val="1"/>
      <w:numFmt w:val="decimal"/>
      <w:lvlText w:val="%1)"/>
      <w:lvlJc w:val="left"/>
      <w:pPr>
        <w:ind w:left="2394" w:hanging="360"/>
      </w:pPr>
    </w:lvl>
    <w:lvl w:ilvl="1" w:tplc="04090019" w:tentative="1">
      <w:start w:val="1"/>
      <w:numFmt w:val="lowerLetter"/>
      <w:lvlText w:val="%2."/>
      <w:lvlJc w:val="left"/>
      <w:pPr>
        <w:ind w:left="3114" w:hanging="360"/>
      </w:pPr>
    </w:lvl>
    <w:lvl w:ilvl="2" w:tplc="0409001B" w:tentative="1">
      <w:start w:val="1"/>
      <w:numFmt w:val="lowerRoman"/>
      <w:lvlText w:val="%3."/>
      <w:lvlJc w:val="right"/>
      <w:pPr>
        <w:ind w:left="3834" w:hanging="180"/>
      </w:pPr>
    </w:lvl>
    <w:lvl w:ilvl="3" w:tplc="0409000F" w:tentative="1">
      <w:start w:val="1"/>
      <w:numFmt w:val="decimal"/>
      <w:lvlText w:val="%4."/>
      <w:lvlJc w:val="left"/>
      <w:pPr>
        <w:ind w:left="4554" w:hanging="360"/>
      </w:pPr>
    </w:lvl>
    <w:lvl w:ilvl="4" w:tplc="04090019" w:tentative="1">
      <w:start w:val="1"/>
      <w:numFmt w:val="lowerLetter"/>
      <w:lvlText w:val="%5."/>
      <w:lvlJc w:val="left"/>
      <w:pPr>
        <w:ind w:left="5274" w:hanging="360"/>
      </w:pPr>
    </w:lvl>
    <w:lvl w:ilvl="5" w:tplc="0409001B" w:tentative="1">
      <w:start w:val="1"/>
      <w:numFmt w:val="lowerRoman"/>
      <w:lvlText w:val="%6."/>
      <w:lvlJc w:val="right"/>
      <w:pPr>
        <w:ind w:left="5994" w:hanging="180"/>
      </w:pPr>
    </w:lvl>
    <w:lvl w:ilvl="6" w:tplc="0409000F" w:tentative="1">
      <w:start w:val="1"/>
      <w:numFmt w:val="decimal"/>
      <w:lvlText w:val="%7."/>
      <w:lvlJc w:val="left"/>
      <w:pPr>
        <w:ind w:left="6714" w:hanging="360"/>
      </w:pPr>
    </w:lvl>
    <w:lvl w:ilvl="7" w:tplc="04090019" w:tentative="1">
      <w:start w:val="1"/>
      <w:numFmt w:val="lowerLetter"/>
      <w:lvlText w:val="%8."/>
      <w:lvlJc w:val="left"/>
      <w:pPr>
        <w:ind w:left="7434" w:hanging="360"/>
      </w:pPr>
    </w:lvl>
    <w:lvl w:ilvl="8" w:tplc="0409001B" w:tentative="1">
      <w:start w:val="1"/>
      <w:numFmt w:val="lowerRoman"/>
      <w:lvlText w:val="%9."/>
      <w:lvlJc w:val="right"/>
      <w:pPr>
        <w:ind w:left="8154" w:hanging="180"/>
      </w:pPr>
    </w:lvl>
  </w:abstractNum>
  <w:abstractNum w:abstractNumId="261" w15:restartNumberingAfterBreak="0">
    <w:nsid w:val="7ACF1C9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B704495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63" w15:restartNumberingAfterBreak="0">
    <w:nsid w:val="7C691C26"/>
    <w:multiLevelType w:val="hybridMultilevel"/>
    <w:tmpl w:val="419AFE6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64" w15:restartNumberingAfterBreak="0">
    <w:nsid w:val="7E141A80"/>
    <w:multiLevelType w:val="hybridMultilevel"/>
    <w:tmpl w:val="72DE2EE4"/>
    <w:lvl w:ilvl="0" w:tplc="4B706C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ECF184F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1"/>
  </w:num>
  <w:num w:numId="2">
    <w:abstractNumId w:val="97"/>
  </w:num>
  <w:num w:numId="3">
    <w:abstractNumId w:val="233"/>
  </w:num>
  <w:num w:numId="4">
    <w:abstractNumId w:val="233"/>
    <w:lvlOverride w:ilvl="0">
      <w:startOverride w:val="1"/>
    </w:lvlOverride>
  </w:num>
  <w:num w:numId="5">
    <w:abstractNumId w:val="30"/>
  </w:num>
  <w:num w:numId="6">
    <w:abstractNumId w:val="251"/>
  </w:num>
  <w:num w:numId="7">
    <w:abstractNumId w:val="215"/>
  </w:num>
  <w:num w:numId="8">
    <w:abstractNumId w:val="140"/>
  </w:num>
  <w:num w:numId="9">
    <w:abstractNumId w:val="13"/>
  </w:num>
  <w:num w:numId="10">
    <w:abstractNumId w:val="231"/>
  </w:num>
  <w:num w:numId="11">
    <w:abstractNumId w:val="251"/>
  </w:num>
  <w:num w:numId="12">
    <w:abstractNumId w:val="194"/>
  </w:num>
  <w:num w:numId="13">
    <w:abstractNumId w:val="29"/>
  </w:num>
  <w:num w:numId="14">
    <w:abstractNumId w:val="150"/>
  </w:num>
  <w:num w:numId="15">
    <w:abstractNumId w:val="233"/>
  </w:num>
  <w:num w:numId="16">
    <w:abstractNumId w:val="251"/>
  </w:num>
  <w:num w:numId="17">
    <w:abstractNumId w:val="251"/>
  </w:num>
  <w:num w:numId="18">
    <w:abstractNumId w:val="251"/>
  </w:num>
  <w:num w:numId="19">
    <w:abstractNumId w:val="251"/>
  </w:num>
  <w:num w:numId="20">
    <w:abstractNumId w:val="251"/>
  </w:num>
  <w:num w:numId="21">
    <w:abstractNumId w:val="251"/>
  </w:num>
  <w:num w:numId="22">
    <w:abstractNumId w:val="215"/>
  </w:num>
  <w:num w:numId="23">
    <w:abstractNumId w:val="23"/>
  </w:num>
  <w:num w:numId="24">
    <w:abstractNumId w:val="251"/>
  </w:num>
  <w:num w:numId="25">
    <w:abstractNumId w:val="251"/>
  </w:num>
  <w:num w:numId="26">
    <w:abstractNumId w:val="251"/>
  </w:num>
  <w:num w:numId="27">
    <w:abstractNumId w:val="251"/>
  </w:num>
  <w:num w:numId="28">
    <w:abstractNumId w:val="251"/>
  </w:num>
  <w:num w:numId="29">
    <w:abstractNumId w:val="112"/>
  </w:num>
  <w:num w:numId="30">
    <w:abstractNumId w:val="101"/>
  </w:num>
  <w:num w:numId="31">
    <w:abstractNumId w:val="230"/>
  </w:num>
  <w:num w:numId="32">
    <w:abstractNumId w:val="177"/>
  </w:num>
  <w:num w:numId="33">
    <w:abstractNumId w:val="216"/>
  </w:num>
  <w:num w:numId="34">
    <w:abstractNumId w:val="211"/>
  </w:num>
  <w:num w:numId="35">
    <w:abstractNumId w:val="251"/>
  </w:num>
  <w:num w:numId="36">
    <w:abstractNumId w:val="260"/>
  </w:num>
  <w:num w:numId="37">
    <w:abstractNumId w:val="61"/>
  </w:num>
  <w:num w:numId="38">
    <w:abstractNumId w:val="251"/>
  </w:num>
  <w:num w:numId="39">
    <w:abstractNumId w:val="251"/>
  </w:num>
  <w:num w:numId="40">
    <w:abstractNumId w:val="251"/>
  </w:num>
  <w:num w:numId="41">
    <w:abstractNumId w:val="251"/>
  </w:num>
  <w:num w:numId="42">
    <w:abstractNumId w:val="251"/>
  </w:num>
  <w:num w:numId="43">
    <w:abstractNumId w:val="251"/>
  </w:num>
  <w:num w:numId="44">
    <w:abstractNumId w:val="251"/>
  </w:num>
  <w:num w:numId="45">
    <w:abstractNumId w:val="137"/>
  </w:num>
  <w:num w:numId="46">
    <w:abstractNumId w:val="218"/>
  </w:num>
  <w:num w:numId="47">
    <w:abstractNumId w:val="86"/>
  </w:num>
  <w:num w:numId="48">
    <w:abstractNumId w:val="59"/>
  </w:num>
  <w:num w:numId="49">
    <w:abstractNumId w:val="263"/>
  </w:num>
  <w:num w:numId="50">
    <w:abstractNumId w:val="34"/>
  </w:num>
  <w:num w:numId="51">
    <w:abstractNumId w:val="223"/>
  </w:num>
  <w:num w:numId="52">
    <w:abstractNumId w:val="0"/>
  </w:num>
  <w:num w:numId="53">
    <w:abstractNumId w:val="169"/>
  </w:num>
  <w:num w:numId="54">
    <w:abstractNumId w:val="83"/>
  </w:num>
  <w:num w:numId="55">
    <w:abstractNumId w:val="235"/>
  </w:num>
  <w:num w:numId="56">
    <w:abstractNumId w:val="251"/>
  </w:num>
  <w:num w:numId="57">
    <w:abstractNumId w:val="251"/>
  </w:num>
  <w:num w:numId="58">
    <w:abstractNumId w:val="251"/>
  </w:num>
  <w:num w:numId="59">
    <w:abstractNumId w:val="251"/>
  </w:num>
  <w:num w:numId="60">
    <w:abstractNumId w:val="251"/>
  </w:num>
  <w:num w:numId="61">
    <w:abstractNumId w:val="251"/>
  </w:num>
  <w:num w:numId="62">
    <w:abstractNumId w:val="251"/>
  </w:num>
  <w:num w:numId="63">
    <w:abstractNumId w:val="251"/>
  </w:num>
  <w:num w:numId="64">
    <w:abstractNumId w:val="251"/>
  </w:num>
  <w:num w:numId="65">
    <w:abstractNumId w:val="119"/>
  </w:num>
  <w:num w:numId="66">
    <w:abstractNumId w:val="118"/>
  </w:num>
  <w:num w:numId="67">
    <w:abstractNumId w:val="111"/>
  </w:num>
  <w:num w:numId="68">
    <w:abstractNumId w:val="18"/>
  </w:num>
  <w:num w:numId="69">
    <w:abstractNumId w:val="251"/>
  </w:num>
  <w:num w:numId="70">
    <w:abstractNumId w:val="251"/>
  </w:num>
  <w:num w:numId="71">
    <w:abstractNumId w:val="251"/>
  </w:num>
  <w:num w:numId="72">
    <w:abstractNumId w:val="251"/>
  </w:num>
  <w:num w:numId="73">
    <w:abstractNumId w:val="251"/>
  </w:num>
  <w:num w:numId="74">
    <w:abstractNumId w:val="251"/>
  </w:num>
  <w:num w:numId="75">
    <w:abstractNumId w:val="251"/>
  </w:num>
  <w:num w:numId="76">
    <w:abstractNumId w:val="251"/>
  </w:num>
  <w:num w:numId="77">
    <w:abstractNumId w:val="164"/>
  </w:num>
  <w:num w:numId="78">
    <w:abstractNumId w:val="89"/>
  </w:num>
  <w:num w:numId="79">
    <w:abstractNumId w:val="251"/>
  </w:num>
  <w:num w:numId="80">
    <w:abstractNumId w:val="51"/>
  </w:num>
  <w:num w:numId="81">
    <w:abstractNumId w:val="250"/>
  </w:num>
  <w:num w:numId="82">
    <w:abstractNumId w:val="145"/>
  </w:num>
  <w:num w:numId="83">
    <w:abstractNumId w:val="73"/>
  </w:num>
  <w:num w:numId="84">
    <w:abstractNumId w:val="103"/>
  </w:num>
  <w:num w:numId="85">
    <w:abstractNumId w:val="203"/>
  </w:num>
  <w:num w:numId="86">
    <w:abstractNumId w:val="5"/>
  </w:num>
  <w:num w:numId="87">
    <w:abstractNumId w:val="251"/>
  </w:num>
  <w:num w:numId="88">
    <w:abstractNumId w:val="251"/>
  </w:num>
  <w:num w:numId="89">
    <w:abstractNumId w:val="95"/>
  </w:num>
  <w:num w:numId="90">
    <w:abstractNumId w:val="190"/>
  </w:num>
  <w:num w:numId="91">
    <w:abstractNumId w:val="161"/>
  </w:num>
  <w:num w:numId="92">
    <w:abstractNumId w:val="60"/>
  </w:num>
  <w:num w:numId="93">
    <w:abstractNumId w:val="247"/>
  </w:num>
  <w:num w:numId="94">
    <w:abstractNumId w:val="168"/>
  </w:num>
  <w:num w:numId="95">
    <w:abstractNumId w:val="251"/>
  </w:num>
  <w:num w:numId="96">
    <w:abstractNumId w:val="251"/>
  </w:num>
  <w:num w:numId="97">
    <w:abstractNumId w:val="85"/>
  </w:num>
  <w:num w:numId="98">
    <w:abstractNumId w:val="107"/>
  </w:num>
  <w:num w:numId="99">
    <w:abstractNumId w:val="135"/>
  </w:num>
  <w:num w:numId="100">
    <w:abstractNumId w:val="225"/>
  </w:num>
  <w:num w:numId="101">
    <w:abstractNumId w:val="122"/>
  </w:num>
  <w:num w:numId="102">
    <w:abstractNumId w:val="226"/>
  </w:num>
  <w:num w:numId="103">
    <w:abstractNumId w:val="187"/>
  </w:num>
  <w:num w:numId="104">
    <w:abstractNumId w:val="162"/>
  </w:num>
  <w:num w:numId="105">
    <w:abstractNumId w:val="144"/>
  </w:num>
  <w:num w:numId="106">
    <w:abstractNumId w:val="193"/>
  </w:num>
  <w:num w:numId="107">
    <w:abstractNumId w:val="124"/>
  </w:num>
  <w:num w:numId="108">
    <w:abstractNumId w:val="180"/>
  </w:num>
  <w:num w:numId="109">
    <w:abstractNumId w:val="94"/>
  </w:num>
  <w:num w:numId="110">
    <w:abstractNumId w:val="246"/>
  </w:num>
  <w:num w:numId="111">
    <w:abstractNumId w:val="82"/>
  </w:num>
  <w:num w:numId="112">
    <w:abstractNumId w:val="17"/>
  </w:num>
  <w:num w:numId="113">
    <w:abstractNumId w:val="49"/>
  </w:num>
  <w:num w:numId="114">
    <w:abstractNumId w:val="229"/>
  </w:num>
  <w:num w:numId="115">
    <w:abstractNumId w:val="210"/>
  </w:num>
  <w:num w:numId="116">
    <w:abstractNumId w:val="256"/>
  </w:num>
  <w:num w:numId="117">
    <w:abstractNumId w:val="91"/>
  </w:num>
  <w:num w:numId="118">
    <w:abstractNumId w:val="64"/>
  </w:num>
  <w:num w:numId="119">
    <w:abstractNumId w:val="196"/>
  </w:num>
  <w:num w:numId="120">
    <w:abstractNumId w:val="219"/>
  </w:num>
  <w:num w:numId="121">
    <w:abstractNumId w:val="240"/>
  </w:num>
  <w:num w:numId="122">
    <w:abstractNumId w:val="159"/>
  </w:num>
  <w:num w:numId="123">
    <w:abstractNumId w:val="109"/>
  </w:num>
  <w:num w:numId="124">
    <w:abstractNumId w:val="8"/>
  </w:num>
  <w:num w:numId="125">
    <w:abstractNumId w:val="262"/>
  </w:num>
  <w:num w:numId="126">
    <w:abstractNumId w:val="224"/>
  </w:num>
  <w:num w:numId="127">
    <w:abstractNumId w:val="188"/>
  </w:num>
  <w:num w:numId="128">
    <w:abstractNumId w:val="123"/>
  </w:num>
  <w:num w:numId="129">
    <w:abstractNumId w:val="131"/>
  </w:num>
  <w:num w:numId="130">
    <w:abstractNumId w:val="134"/>
  </w:num>
  <w:num w:numId="131">
    <w:abstractNumId w:val="191"/>
  </w:num>
  <w:num w:numId="132">
    <w:abstractNumId w:val="117"/>
  </w:num>
  <w:num w:numId="133">
    <w:abstractNumId w:val="92"/>
  </w:num>
  <w:num w:numId="134">
    <w:abstractNumId w:val="251"/>
  </w:num>
  <w:num w:numId="135">
    <w:abstractNumId w:val="251"/>
  </w:num>
  <w:num w:numId="136">
    <w:abstractNumId w:val="9"/>
  </w:num>
  <w:num w:numId="137">
    <w:abstractNumId w:val="77"/>
  </w:num>
  <w:num w:numId="138">
    <w:abstractNumId w:val="158"/>
  </w:num>
  <w:num w:numId="139">
    <w:abstractNumId w:val="22"/>
  </w:num>
  <w:num w:numId="140">
    <w:abstractNumId w:val="152"/>
  </w:num>
  <w:num w:numId="141">
    <w:abstractNumId w:val="44"/>
  </w:num>
  <w:num w:numId="142">
    <w:abstractNumId w:val="99"/>
  </w:num>
  <w:num w:numId="143">
    <w:abstractNumId w:val="96"/>
  </w:num>
  <w:num w:numId="144">
    <w:abstractNumId w:val="9"/>
  </w:num>
  <w:num w:numId="145">
    <w:abstractNumId w:val="9"/>
  </w:num>
  <w:num w:numId="146">
    <w:abstractNumId w:val="127"/>
  </w:num>
  <w:num w:numId="147">
    <w:abstractNumId w:val="149"/>
  </w:num>
  <w:num w:numId="148">
    <w:abstractNumId w:val="10"/>
  </w:num>
  <w:num w:numId="149">
    <w:abstractNumId w:val="27"/>
  </w:num>
  <w:num w:numId="150">
    <w:abstractNumId w:val="214"/>
  </w:num>
  <w:num w:numId="151">
    <w:abstractNumId w:val="93"/>
  </w:num>
  <w:num w:numId="152">
    <w:abstractNumId w:val="242"/>
  </w:num>
  <w:num w:numId="153">
    <w:abstractNumId w:val="79"/>
  </w:num>
  <w:num w:numId="154">
    <w:abstractNumId w:val="143"/>
  </w:num>
  <w:num w:numId="155">
    <w:abstractNumId w:val="71"/>
  </w:num>
  <w:num w:numId="156">
    <w:abstractNumId w:val="185"/>
  </w:num>
  <w:num w:numId="157">
    <w:abstractNumId w:val="252"/>
  </w:num>
  <w:num w:numId="158">
    <w:abstractNumId w:val="28"/>
  </w:num>
  <w:num w:numId="159">
    <w:abstractNumId w:val="201"/>
  </w:num>
  <w:num w:numId="160">
    <w:abstractNumId w:val="132"/>
  </w:num>
  <w:num w:numId="161">
    <w:abstractNumId w:val="38"/>
  </w:num>
  <w:num w:numId="162">
    <w:abstractNumId w:val="184"/>
  </w:num>
  <w:num w:numId="163">
    <w:abstractNumId w:val="45"/>
  </w:num>
  <w:num w:numId="164">
    <w:abstractNumId w:val="68"/>
  </w:num>
  <w:num w:numId="165">
    <w:abstractNumId w:val="9"/>
  </w:num>
  <w:num w:numId="166">
    <w:abstractNumId w:val="222"/>
  </w:num>
  <w:num w:numId="167">
    <w:abstractNumId w:val="141"/>
  </w:num>
  <w:num w:numId="168">
    <w:abstractNumId w:val="9"/>
  </w:num>
  <w:num w:numId="169">
    <w:abstractNumId w:val="212"/>
  </w:num>
  <w:num w:numId="170">
    <w:abstractNumId w:val="121"/>
  </w:num>
  <w:num w:numId="171">
    <w:abstractNumId w:val="116"/>
  </w:num>
  <w:num w:numId="172">
    <w:abstractNumId w:val="9"/>
  </w:num>
  <w:num w:numId="173">
    <w:abstractNumId w:val="9"/>
  </w:num>
  <w:num w:numId="174">
    <w:abstractNumId w:val="9"/>
  </w:num>
  <w:num w:numId="175">
    <w:abstractNumId w:val="208"/>
  </w:num>
  <w:num w:numId="176">
    <w:abstractNumId w:val="21"/>
  </w:num>
  <w:num w:numId="177">
    <w:abstractNumId w:val="9"/>
  </w:num>
  <w:num w:numId="178">
    <w:abstractNumId w:val="4"/>
  </w:num>
  <w:num w:numId="179">
    <w:abstractNumId w:val="236"/>
  </w:num>
  <w:num w:numId="180">
    <w:abstractNumId w:val="9"/>
  </w:num>
  <w:num w:numId="181">
    <w:abstractNumId w:val="20"/>
  </w:num>
  <w:num w:numId="182">
    <w:abstractNumId w:val="52"/>
  </w:num>
  <w:num w:numId="183">
    <w:abstractNumId w:val="72"/>
  </w:num>
  <w:num w:numId="184">
    <w:abstractNumId w:val="129"/>
  </w:num>
  <w:num w:numId="185">
    <w:abstractNumId w:val="171"/>
  </w:num>
  <w:num w:numId="186">
    <w:abstractNumId w:val="156"/>
  </w:num>
  <w:num w:numId="187">
    <w:abstractNumId w:val="125"/>
  </w:num>
  <w:num w:numId="188">
    <w:abstractNumId w:val="9"/>
  </w:num>
  <w:num w:numId="189">
    <w:abstractNumId w:val="9"/>
  </w:num>
  <w:num w:numId="190">
    <w:abstractNumId w:val="87"/>
  </w:num>
  <w:num w:numId="191">
    <w:abstractNumId w:val="209"/>
  </w:num>
  <w:num w:numId="192">
    <w:abstractNumId w:val="259"/>
  </w:num>
  <w:num w:numId="193">
    <w:abstractNumId w:val="88"/>
  </w:num>
  <w:num w:numId="194">
    <w:abstractNumId w:val="9"/>
  </w:num>
  <w:num w:numId="195">
    <w:abstractNumId w:val="24"/>
  </w:num>
  <w:num w:numId="196">
    <w:abstractNumId w:val="9"/>
  </w:num>
  <w:num w:numId="197">
    <w:abstractNumId w:val="9"/>
  </w:num>
  <w:num w:numId="198">
    <w:abstractNumId w:val="9"/>
  </w:num>
  <w:num w:numId="199">
    <w:abstractNumId w:val="80"/>
  </w:num>
  <w:num w:numId="200">
    <w:abstractNumId w:val="9"/>
  </w:num>
  <w:num w:numId="201">
    <w:abstractNumId w:val="50"/>
  </w:num>
  <w:num w:numId="202">
    <w:abstractNumId w:val="200"/>
  </w:num>
  <w:num w:numId="203">
    <w:abstractNumId w:val="9"/>
  </w:num>
  <w:num w:numId="204">
    <w:abstractNumId w:val="195"/>
  </w:num>
  <w:num w:numId="205">
    <w:abstractNumId w:val="16"/>
  </w:num>
  <w:num w:numId="206">
    <w:abstractNumId w:val="142"/>
  </w:num>
  <w:num w:numId="207">
    <w:abstractNumId w:val="9"/>
  </w:num>
  <w:num w:numId="208">
    <w:abstractNumId w:val="9"/>
  </w:num>
  <w:num w:numId="209">
    <w:abstractNumId w:val="176"/>
  </w:num>
  <w:num w:numId="210">
    <w:abstractNumId w:val="9"/>
  </w:num>
  <w:num w:numId="211">
    <w:abstractNumId w:val="167"/>
  </w:num>
  <w:num w:numId="212">
    <w:abstractNumId w:val="69"/>
  </w:num>
  <w:num w:numId="213">
    <w:abstractNumId w:val="175"/>
  </w:num>
  <w:num w:numId="214">
    <w:abstractNumId w:val="136"/>
  </w:num>
  <w:num w:numId="215">
    <w:abstractNumId w:val="249"/>
  </w:num>
  <w:num w:numId="216">
    <w:abstractNumId w:val="178"/>
  </w:num>
  <w:num w:numId="217">
    <w:abstractNumId w:val="206"/>
  </w:num>
  <w:num w:numId="218">
    <w:abstractNumId w:val="239"/>
  </w:num>
  <w:num w:numId="219">
    <w:abstractNumId w:val="90"/>
  </w:num>
  <w:num w:numId="220">
    <w:abstractNumId w:val="9"/>
  </w:num>
  <w:num w:numId="221">
    <w:abstractNumId w:val="9"/>
  </w:num>
  <w:num w:numId="222">
    <w:abstractNumId w:val="9"/>
  </w:num>
  <w:num w:numId="223">
    <w:abstractNumId w:val="9"/>
  </w:num>
  <w:num w:numId="224">
    <w:abstractNumId w:val="228"/>
  </w:num>
  <w:num w:numId="225">
    <w:abstractNumId w:val="9"/>
  </w:num>
  <w:num w:numId="226">
    <w:abstractNumId w:val="15"/>
  </w:num>
  <w:num w:numId="227">
    <w:abstractNumId w:val="9"/>
  </w:num>
  <w:num w:numId="228">
    <w:abstractNumId w:val="147"/>
  </w:num>
  <w:num w:numId="229">
    <w:abstractNumId w:val="40"/>
  </w:num>
  <w:num w:numId="230">
    <w:abstractNumId w:val="148"/>
  </w:num>
  <w:num w:numId="231">
    <w:abstractNumId w:val="120"/>
  </w:num>
  <w:num w:numId="232">
    <w:abstractNumId w:val="205"/>
  </w:num>
  <w:num w:numId="233">
    <w:abstractNumId w:val="189"/>
  </w:num>
  <w:num w:numId="234">
    <w:abstractNumId w:val="128"/>
  </w:num>
  <w:num w:numId="235">
    <w:abstractNumId w:val="63"/>
  </w:num>
  <w:num w:numId="236">
    <w:abstractNumId w:val="243"/>
  </w:num>
  <w:num w:numId="237">
    <w:abstractNumId w:val="133"/>
  </w:num>
  <w:num w:numId="238">
    <w:abstractNumId w:val="244"/>
  </w:num>
  <w:num w:numId="239">
    <w:abstractNumId w:val="55"/>
  </w:num>
  <w:num w:numId="240">
    <w:abstractNumId w:val="204"/>
  </w:num>
  <w:num w:numId="241">
    <w:abstractNumId w:val="237"/>
  </w:num>
  <w:num w:numId="242">
    <w:abstractNumId w:val="114"/>
  </w:num>
  <w:num w:numId="243">
    <w:abstractNumId w:val="102"/>
  </w:num>
  <w:num w:numId="244">
    <w:abstractNumId w:val="19"/>
  </w:num>
  <w:num w:numId="245">
    <w:abstractNumId w:val="197"/>
  </w:num>
  <w:num w:numId="246">
    <w:abstractNumId w:val="56"/>
  </w:num>
  <w:num w:numId="247">
    <w:abstractNumId w:val="165"/>
  </w:num>
  <w:num w:numId="248">
    <w:abstractNumId w:val="138"/>
  </w:num>
  <w:num w:numId="249">
    <w:abstractNumId w:val="53"/>
  </w:num>
  <w:num w:numId="250">
    <w:abstractNumId w:val="241"/>
  </w:num>
  <w:num w:numId="251">
    <w:abstractNumId w:val="213"/>
  </w:num>
  <w:num w:numId="252">
    <w:abstractNumId w:val="75"/>
  </w:num>
  <w:num w:numId="253">
    <w:abstractNumId w:val="43"/>
  </w:num>
  <w:num w:numId="254">
    <w:abstractNumId w:val="11"/>
  </w:num>
  <w:num w:numId="255">
    <w:abstractNumId w:val="234"/>
  </w:num>
  <w:num w:numId="256">
    <w:abstractNumId w:val="182"/>
  </w:num>
  <w:num w:numId="257">
    <w:abstractNumId w:val="42"/>
  </w:num>
  <w:num w:numId="258">
    <w:abstractNumId w:val="258"/>
  </w:num>
  <w:num w:numId="259">
    <w:abstractNumId w:val="264"/>
  </w:num>
  <w:num w:numId="260">
    <w:abstractNumId w:val="172"/>
  </w:num>
  <w:num w:numId="261">
    <w:abstractNumId w:val="66"/>
  </w:num>
  <w:num w:numId="262">
    <w:abstractNumId w:val="151"/>
  </w:num>
  <w:num w:numId="263">
    <w:abstractNumId w:val="67"/>
  </w:num>
  <w:num w:numId="264">
    <w:abstractNumId w:val="163"/>
  </w:num>
  <w:num w:numId="265">
    <w:abstractNumId w:val="48"/>
  </w:num>
  <w:num w:numId="266">
    <w:abstractNumId w:val="26"/>
  </w:num>
  <w:num w:numId="267">
    <w:abstractNumId w:val="170"/>
  </w:num>
  <w:num w:numId="268">
    <w:abstractNumId w:val="39"/>
  </w:num>
  <w:num w:numId="269">
    <w:abstractNumId w:val="35"/>
  </w:num>
  <w:num w:numId="270">
    <w:abstractNumId w:val="181"/>
  </w:num>
  <w:num w:numId="271">
    <w:abstractNumId w:val="155"/>
  </w:num>
  <w:num w:numId="272">
    <w:abstractNumId w:val="65"/>
  </w:num>
  <w:num w:numId="273">
    <w:abstractNumId w:val="78"/>
  </w:num>
  <w:num w:numId="274">
    <w:abstractNumId w:val="105"/>
  </w:num>
  <w:num w:numId="275">
    <w:abstractNumId w:val="108"/>
  </w:num>
  <w:num w:numId="276">
    <w:abstractNumId w:val="227"/>
  </w:num>
  <w:num w:numId="277">
    <w:abstractNumId w:val="220"/>
  </w:num>
  <w:num w:numId="278">
    <w:abstractNumId w:val="106"/>
  </w:num>
  <w:num w:numId="279">
    <w:abstractNumId w:val="179"/>
  </w:num>
  <w:num w:numId="280">
    <w:abstractNumId w:val="253"/>
  </w:num>
  <w:num w:numId="281">
    <w:abstractNumId w:val="1"/>
  </w:num>
  <w:num w:numId="282">
    <w:abstractNumId w:val="232"/>
  </w:num>
  <w:num w:numId="283">
    <w:abstractNumId w:val="62"/>
  </w:num>
  <w:num w:numId="284">
    <w:abstractNumId w:val="238"/>
  </w:num>
  <w:num w:numId="285">
    <w:abstractNumId w:val="254"/>
  </w:num>
  <w:num w:numId="286">
    <w:abstractNumId w:val="261"/>
  </w:num>
  <w:num w:numId="287">
    <w:abstractNumId w:val="173"/>
  </w:num>
  <w:num w:numId="288">
    <w:abstractNumId w:val="154"/>
  </w:num>
  <w:num w:numId="289">
    <w:abstractNumId w:val="248"/>
  </w:num>
  <w:num w:numId="290">
    <w:abstractNumId w:val="2"/>
  </w:num>
  <w:num w:numId="291">
    <w:abstractNumId w:val="166"/>
  </w:num>
  <w:num w:numId="292">
    <w:abstractNumId w:val="153"/>
  </w:num>
  <w:num w:numId="293">
    <w:abstractNumId w:val="126"/>
  </w:num>
  <w:num w:numId="294">
    <w:abstractNumId w:val="257"/>
  </w:num>
  <w:num w:numId="295">
    <w:abstractNumId w:val="6"/>
  </w:num>
  <w:num w:numId="296">
    <w:abstractNumId w:val="186"/>
  </w:num>
  <w:num w:numId="297">
    <w:abstractNumId w:val="113"/>
  </w:num>
  <w:num w:numId="298">
    <w:abstractNumId w:val="146"/>
  </w:num>
  <w:num w:numId="299">
    <w:abstractNumId w:val="37"/>
  </w:num>
  <w:num w:numId="300">
    <w:abstractNumId w:val="41"/>
  </w:num>
  <w:num w:numId="301">
    <w:abstractNumId w:val="70"/>
  </w:num>
  <w:num w:numId="302">
    <w:abstractNumId w:val="160"/>
  </w:num>
  <w:num w:numId="303">
    <w:abstractNumId w:val="3"/>
  </w:num>
  <w:num w:numId="304">
    <w:abstractNumId w:val="255"/>
  </w:num>
  <w:num w:numId="305">
    <w:abstractNumId w:val="217"/>
  </w:num>
  <w:num w:numId="306">
    <w:abstractNumId w:val="192"/>
  </w:num>
  <w:num w:numId="307">
    <w:abstractNumId w:val="14"/>
  </w:num>
  <w:num w:numId="308">
    <w:abstractNumId w:val="33"/>
  </w:num>
  <w:num w:numId="309">
    <w:abstractNumId w:val="31"/>
  </w:num>
  <w:num w:numId="310">
    <w:abstractNumId w:val="139"/>
  </w:num>
  <w:num w:numId="311">
    <w:abstractNumId w:val="98"/>
  </w:num>
  <w:num w:numId="312">
    <w:abstractNumId w:val="115"/>
  </w:num>
  <w:num w:numId="313">
    <w:abstractNumId w:val="100"/>
  </w:num>
  <w:num w:numId="314">
    <w:abstractNumId w:val="104"/>
  </w:num>
  <w:num w:numId="315">
    <w:abstractNumId w:val="198"/>
  </w:num>
  <w:num w:numId="316">
    <w:abstractNumId w:val="74"/>
  </w:num>
  <w:num w:numId="317">
    <w:abstractNumId w:val="36"/>
  </w:num>
  <w:num w:numId="318">
    <w:abstractNumId w:val="54"/>
  </w:num>
  <w:num w:numId="319">
    <w:abstractNumId w:val="7"/>
  </w:num>
  <w:num w:numId="320">
    <w:abstractNumId w:val="12"/>
  </w:num>
  <w:num w:numId="321">
    <w:abstractNumId w:val="84"/>
  </w:num>
  <w:num w:numId="322">
    <w:abstractNumId w:val="57"/>
  </w:num>
  <w:num w:numId="323">
    <w:abstractNumId w:val="9"/>
  </w:num>
  <w:num w:numId="324">
    <w:abstractNumId w:val="9"/>
  </w:num>
  <w:num w:numId="325">
    <w:abstractNumId w:val="9"/>
  </w:num>
  <w:num w:numId="326">
    <w:abstractNumId w:val="265"/>
  </w:num>
  <w:num w:numId="327">
    <w:abstractNumId w:val="32"/>
  </w:num>
  <w:num w:numId="328">
    <w:abstractNumId w:val="221"/>
  </w:num>
  <w:num w:numId="329">
    <w:abstractNumId w:val="183"/>
  </w:num>
  <w:num w:numId="330">
    <w:abstractNumId w:val="76"/>
  </w:num>
  <w:num w:numId="331">
    <w:abstractNumId w:val="245"/>
  </w:num>
  <w:num w:numId="332">
    <w:abstractNumId w:val="174"/>
  </w:num>
  <w:num w:numId="333">
    <w:abstractNumId w:val="47"/>
  </w:num>
  <w:num w:numId="334">
    <w:abstractNumId w:val="25"/>
  </w:num>
  <w:num w:numId="335">
    <w:abstractNumId w:val="81"/>
  </w:num>
  <w:num w:numId="336">
    <w:abstractNumId w:val="199"/>
  </w:num>
  <w:num w:numId="337">
    <w:abstractNumId w:val="157"/>
  </w:num>
  <w:num w:numId="338">
    <w:abstractNumId w:val="9"/>
  </w:num>
  <w:num w:numId="339">
    <w:abstractNumId w:val="9"/>
  </w:num>
  <w:num w:numId="340">
    <w:abstractNumId w:val="9"/>
  </w:num>
  <w:num w:numId="341">
    <w:abstractNumId w:val="9"/>
  </w:num>
  <w:num w:numId="342">
    <w:abstractNumId w:val="9"/>
  </w:num>
  <w:num w:numId="343">
    <w:abstractNumId w:val="9"/>
  </w:num>
  <w:num w:numId="344">
    <w:abstractNumId w:val="9"/>
  </w:num>
  <w:num w:numId="345">
    <w:abstractNumId w:val="9"/>
  </w:num>
  <w:num w:numId="346">
    <w:abstractNumId w:val="9"/>
  </w:num>
  <w:num w:numId="347">
    <w:abstractNumId w:val="9"/>
  </w:num>
  <w:num w:numId="348">
    <w:abstractNumId w:val="9"/>
  </w:num>
  <w:num w:numId="349">
    <w:abstractNumId w:val="9"/>
  </w:num>
  <w:num w:numId="350">
    <w:abstractNumId w:val="9"/>
  </w:num>
  <w:num w:numId="351">
    <w:abstractNumId w:val="9"/>
  </w:num>
  <w:num w:numId="352">
    <w:abstractNumId w:val="9"/>
  </w:num>
  <w:num w:numId="353">
    <w:abstractNumId w:val="9"/>
  </w:num>
  <w:num w:numId="354">
    <w:abstractNumId w:val="9"/>
  </w:num>
  <w:num w:numId="355">
    <w:abstractNumId w:val="58"/>
  </w:num>
  <w:num w:numId="356">
    <w:abstractNumId w:val="130"/>
  </w:num>
  <w:num w:numId="357">
    <w:abstractNumId w:val="202"/>
  </w:num>
  <w:num w:numId="358">
    <w:abstractNumId w:val="207"/>
  </w:num>
  <w:num w:numId="359">
    <w:abstractNumId w:val="110"/>
  </w:num>
  <w:num w:numId="360">
    <w:abstractNumId w:val="46"/>
  </w:num>
  <w:numIdMacAtCleanup w:val="3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674"/>
    <w:rsid w:val="00000748"/>
    <w:rsid w:val="00000C91"/>
    <w:rsid w:val="000043D9"/>
    <w:rsid w:val="00004A78"/>
    <w:rsid w:val="00007F40"/>
    <w:rsid w:val="0001220B"/>
    <w:rsid w:val="000122E5"/>
    <w:rsid w:val="000123DB"/>
    <w:rsid w:val="0001299B"/>
    <w:rsid w:val="000148D1"/>
    <w:rsid w:val="00014A94"/>
    <w:rsid w:val="00016CD7"/>
    <w:rsid w:val="00016D06"/>
    <w:rsid w:val="000207CC"/>
    <w:rsid w:val="000237BB"/>
    <w:rsid w:val="00023DA4"/>
    <w:rsid w:val="0002451F"/>
    <w:rsid w:val="00024A88"/>
    <w:rsid w:val="00030794"/>
    <w:rsid w:val="00031144"/>
    <w:rsid w:val="00033204"/>
    <w:rsid w:val="000371AF"/>
    <w:rsid w:val="00041E04"/>
    <w:rsid w:val="000427D8"/>
    <w:rsid w:val="00042DB7"/>
    <w:rsid w:val="00042EFE"/>
    <w:rsid w:val="00046F36"/>
    <w:rsid w:val="000512D9"/>
    <w:rsid w:val="000539F0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2166"/>
    <w:rsid w:val="00084B6F"/>
    <w:rsid w:val="000863BD"/>
    <w:rsid w:val="0008711E"/>
    <w:rsid w:val="00087654"/>
    <w:rsid w:val="00087949"/>
    <w:rsid w:val="0009079C"/>
    <w:rsid w:val="00091C0A"/>
    <w:rsid w:val="00091F4E"/>
    <w:rsid w:val="0009261A"/>
    <w:rsid w:val="00092E49"/>
    <w:rsid w:val="000930FB"/>
    <w:rsid w:val="0009312D"/>
    <w:rsid w:val="00095842"/>
    <w:rsid w:val="00096BD2"/>
    <w:rsid w:val="000976E2"/>
    <w:rsid w:val="00097F48"/>
    <w:rsid w:val="000A06C2"/>
    <w:rsid w:val="000A0C11"/>
    <w:rsid w:val="000A0C29"/>
    <w:rsid w:val="000A29E8"/>
    <w:rsid w:val="000A3E93"/>
    <w:rsid w:val="000A4577"/>
    <w:rsid w:val="000A467B"/>
    <w:rsid w:val="000A4829"/>
    <w:rsid w:val="000B0F8B"/>
    <w:rsid w:val="000B247C"/>
    <w:rsid w:val="000B2BE6"/>
    <w:rsid w:val="000B4692"/>
    <w:rsid w:val="000C0897"/>
    <w:rsid w:val="000C09E7"/>
    <w:rsid w:val="000C24CE"/>
    <w:rsid w:val="000C2E97"/>
    <w:rsid w:val="000C3A5B"/>
    <w:rsid w:val="000C730B"/>
    <w:rsid w:val="000C7E2A"/>
    <w:rsid w:val="000D013E"/>
    <w:rsid w:val="000D0C94"/>
    <w:rsid w:val="000D216D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FD2"/>
    <w:rsid w:val="000E1494"/>
    <w:rsid w:val="000E2E31"/>
    <w:rsid w:val="000E398E"/>
    <w:rsid w:val="000E536B"/>
    <w:rsid w:val="000E5514"/>
    <w:rsid w:val="000E5754"/>
    <w:rsid w:val="000E5EB2"/>
    <w:rsid w:val="000F144E"/>
    <w:rsid w:val="000F1F96"/>
    <w:rsid w:val="000F27C3"/>
    <w:rsid w:val="000F5173"/>
    <w:rsid w:val="00100F61"/>
    <w:rsid w:val="001022F3"/>
    <w:rsid w:val="00102C99"/>
    <w:rsid w:val="00103030"/>
    <w:rsid w:val="00104621"/>
    <w:rsid w:val="0010704F"/>
    <w:rsid w:val="00110268"/>
    <w:rsid w:val="00111D89"/>
    <w:rsid w:val="00112062"/>
    <w:rsid w:val="00112085"/>
    <w:rsid w:val="00116568"/>
    <w:rsid w:val="001166A9"/>
    <w:rsid w:val="001168BC"/>
    <w:rsid w:val="00117B2F"/>
    <w:rsid w:val="00120C69"/>
    <w:rsid w:val="001216AB"/>
    <w:rsid w:val="00122A1A"/>
    <w:rsid w:val="0012306E"/>
    <w:rsid w:val="001231CC"/>
    <w:rsid w:val="0012344F"/>
    <w:rsid w:val="0012556F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6C39"/>
    <w:rsid w:val="001504D2"/>
    <w:rsid w:val="00153B78"/>
    <w:rsid w:val="00153DB8"/>
    <w:rsid w:val="00154C06"/>
    <w:rsid w:val="00154CB5"/>
    <w:rsid w:val="00154E43"/>
    <w:rsid w:val="00154E9E"/>
    <w:rsid w:val="0015521E"/>
    <w:rsid w:val="00156089"/>
    <w:rsid w:val="0015699B"/>
    <w:rsid w:val="00160E5E"/>
    <w:rsid w:val="001641E1"/>
    <w:rsid w:val="00164962"/>
    <w:rsid w:val="00165C99"/>
    <w:rsid w:val="001661AD"/>
    <w:rsid w:val="00167FCA"/>
    <w:rsid w:val="00171378"/>
    <w:rsid w:val="0017145E"/>
    <w:rsid w:val="00172D0F"/>
    <w:rsid w:val="00174E93"/>
    <w:rsid w:val="00175B8C"/>
    <w:rsid w:val="00176466"/>
    <w:rsid w:val="00177542"/>
    <w:rsid w:val="0017780D"/>
    <w:rsid w:val="0017781C"/>
    <w:rsid w:val="00177AAD"/>
    <w:rsid w:val="00177EBE"/>
    <w:rsid w:val="0018555A"/>
    <w:rsid w:val="00185E6B"/>
    <w:rsid w:val="00190EEC"/>
    <w:rsid w:val="00193430"/>
    <w:rsid w:val="001941DF"/>
    <w:rsid w:val="00194575"/>
    <w:rsid w:val="00194F2C"/>
    <w:rsid w:val="001958CC"/>
    <w:rsid w:val="00195F94"/>
    <w:rsid w:val="001960A7"/>
    <w:rsid w:val="00196962"/>
    <w:rsid w:val="001A180C"/>
    <w:rsid w:val="001A2EBF"/>
    <w:rsid w:val="001B00D6"/>
    <w:rsid w:val="001B016A"/>
    <w:rsid w:val="001B2577"/>
    <w:rsid w:val="001B2E40"/>
    <w:rsid w:val="001B3674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4FDA"/>
    <w:rsid w:val="001E584F"/>
    <w:rsid w:val="001E59E4"/>
    <w:rsid w:val="001E733E"/>
    <w:rsid w:val="001E7B3F"/>
    <w:rsid w:val="001E7E79"/>
    <w:rsid w:val="001F09BB"/>
    <w:rsid w:val="001F1CCB"/>
    <w:rsid w:val="001F1F56"/>
    <w:rsid w:val="001F2D4E"/>
    <w:rsid w:val="001F68D7"/>
    <w:rsid w:val="00200526"/>
    <w:rsid w:val="002054E4"/>
    <w:rsid w:val="0021054C"/>
    <w:rsid w:val="002107AF"/>
    <w:rsid w:val="00212E14"/>
    <w:rsid w:val="00213EC9"/>
    <w:rsid w:val="0021405C"/>
    <w:rsid w:val="002143EE"/>
    <w:rsid w:val="00215139"/>
    <w:rsid w:val="002166B2"/>
    <w:rsid w:val="00220E2C"/>
    <w:rsid w:val="00220E5A"/>
    <w:rsid w:val="00220F9F"/>
    <w:rsid w:val="00221859"/>
    <w:rsid w:val="0022273C"/>
    <w:rsid w:val="00223DC8"/>
    <w:rsid w:val="00225851"/>
    <w:rsid w:val="00227C60"/>
    <w:rsid w:val="00230569"/>
    <w:rsid w:val="00232A1A"/>
    <w:rsid w:val="00232BD9"/>
    <w:rsid w:val="00235638"/>
    <w:rsid w:val="00236802"/>
    <w:rsid w:val="0023682E"/>
    <w:rsid w:val="00237D6F"/>
    <w:rsid w:val="002401AA"/>
    <w:rsid w:val="002406FC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F66"/>
    <w:rsid w:val="00253345"/>
    <w:rsid w:val="00257670"/>
    <w:rsid w:val="00261D92"/>
    <w:rsid w:val="00267876"/>
    <w:rsid w:val="00267D23"/>
    <w:rsid w:val="00271953"/>
    <w:rsid w:val="002721FE"/>
    <w:rsid w:val="00272249"/>
    <w:rsid w:val="00273832"/>
    <w:rsid w:val="0027582E"/>
    <w:rsid w:val="00281EF1"/>
    <w:rsid w:val="00283D10"/>
    <w:rsid w:val="002908B4"/>
    <w:rsid w:val="00291461"/>
    <w:rsid w:val="00291A03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7673"/>
    <w:rsid w:val="002B0CB1"/>
    <w:rsid w:val="002B11AD"/>
    <w:rsid w:val="002B1A2E"/>
    <w:rsid w:val="002C17C9"/>
    <w:rsid w:val="002C1AF2"/>
    <w:rsid w:val="002C33F3"/>
    <w:rsid w:val="002C4F14"/>
    <w:rsid w:val="002C5C53"/>
    <w:rsid w:val="002C68E0"/>
    <w:rsid w:val="002C74D9"/>
    <w:rsid w:val="002D11E3"/>
    <w:rsid w:val="002D17A8"/>
    <w:rsid w:val="002D1ED1"/>
    <w:rsid w:val="002D3B7D"/>
    <w:rsid w:val="002D4A47"/>
    <w:rsid w:val="002D5466"/>
    <w:rsid w:val="002D5B08"/>
    <w:rsid w:val="002D7284"/>
    <w:rsid w:val="002D784C"/>
    <w:rsid w:val="002D7CE7"/>
    <w:rsid w:val="002E1A29"/>
    <w:rsid w:val="002E4699"/>
    <w:rsid w:val="002E65A7"/>
    <w:rsid w:val="002E7452"/>
    <w:rsid w:val="002F2DC3"/>
    <w:rsid w:val="002F3481"/>
    <w:rsid w:val="002F37E1"/>
    <w:rsid w:val="002F4F98"/>
    <w:rsid w:val="002F56FD"/>
    <w:rsid w:val="002F57EA"/>
    <w:rsid w:val="002F59F0"/>
    <w:rsid w:val="002F5D1E"/>
    <w:rsid w:val="003006E1"/>
    <w:rsid w:val="00302F6C"/>
    <w:rsid w:val="003038B7"/>
    <w:rsid w:val="003057E1"/>
    <w:rsid w:val="00305D22"/>
    <w:rsid w:val="003123E2"/>
    <w:rsid w:val="00313ABF"/>
    <w:rsid w:val="00320B0F"/>
    <w:rsid w:val="003211AC"/>
    <w:rsid w:val="00323873"/>
    <w:rsid w:val="0032438B"/>
    <w:rsid w:val="003271EF"/>
    <w:rsid w:val="00327D1F"/>
    <w:rsid w:val="00332CE7"/>
    <w:rsid w:val="003343F2"/>
    <w:rsid w:val="0033477E"/>
    <w:rsid w:val="0033667A"/>
    <w:rsid w:val="00336834"/>
    <w:rsid w:val="00337633"/>
    <w:rsid w:val="00337E7A"/>
    <w:rsid w:val="0034083D"/>
    <w:rsid w:val="00341583"/>
    <w:rsid w:val="00342A2E"/>
    <w:rsid w:val="00346591"/>
    <w:rsid w:val="00350E56"/>
    <w:rsid w:val="0035104B"/>
    <w:rsid w:val="00351C9F"/>
    <w:rsid w:val="00354711"/>
    <w:rsid w:val="003547C0"/>
    <w:rsid w:val="00354EEE"/>
    <w:rsid w:val="0035516C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BAF"/>
    <w:rsid w:val="003726E9"/>
    <w:rsid w:val="0037322E"/>
    <w:rsid w:val="00374A15"/>
    <w:rsid w:val="003760D4"/>
    <w:rsid w:val="00376998"/>
    <w:rsid w:val="00377C28"/>
    <w:rsid w:val="00382BDE"/>
    <w:rsid w:val="00383829"/>
    <w:rsid w:val="003854CC"/>
    <w:rsid w:val="0038577D"/>
    <w:rsid w:val="003860DC"/>
    <w:rsid w:val="003870EA"/>
    <w:rsid w:val="0039038B"/>
    <w:rsid w:val="00390AA4"/>
    <w:rsid w:val="00392C20"/>
    <w:rsid w:val="00392DE3"/>
    <w:rsid w:val="003959E0"/>
    <w:rsid w:val="00397AC2"/>
    <w:rsid w:val="003A19BC"/>
    <w:rsid w:val="003A64CF"/>
    <w:rsid w:val="003B23CF"/>
    <w:rsid w:val="003B2AAD"/>
    <w:rsid w:val="003B2ACE"/>
    <w:rsid w:val="003B32E9"/>
    <w:rsid w:val="003B3EE9"/>
    <w:rsid w:val="003B63A3"/>
    <w:rsid w:val="003B65C2"/>
    <w:rsid w:val="003B7336"/>
    <w:rsid w:val="003B784E"/>
    <w:rsid w:val="003B7D20"/>
    <w:rsid w:val="003C08E8"/>
    <w:rsid w:val="003C13B6"/>
    <w:rsid w:val="003C2423"/>
    <w:rsid w:val="003C3407"/>
    <w:rsid w:val="003C5CE7"/>
    <w:rsid w:val="003C6377"/>
    <w:rsid w:val="003C7FEF"/>
    <w:rsid w:val="003D4339"/>
    <w:rsid w:val="003D63AD"/>
    <w:rsid w:val="003D6656"/>
    <w:rsid w:val="003D69D8"/>
    <w:rsid w:val="003E304D"/>
    <w:rsid w:val="003E310D"/>
    <w:rsid w:val="003E4D64"/>
    <w:rsid w:val="003E53B6"/>
    <w:rsid w:val="003E5978"/>
    <w:rsid w:val="003E5B72"/>
    <w:rsid w:val="003E6E9A"/>
    <w:rsid w:val="003E7A73"/>
    <w:rsid w:val="003F219F"/>
    <w:rsid w:val="003F2AEA"/>
    <w:rsid w:val="003F2C7C"/>
    <w:rsid w:val="003F2E78"/>
    <w:rsid w:val="003F2EC8"/>
    <w:rsid w:val="003F31EC"/>
    <w:rsid w:val="003F54BB"/>
    <w:rsid w:val="003F5D59"/>
    <w:rsid w:val="003F6EB8"/>
    <w:rsid w:val="003F7AAA"/>
    <w:rsid w:val="0040084D"/>
    <w:rsid w:val="00400D44"/>
    <w:rsid w:val="00401C85"/>
    <w:rsid w:val="00401FA5"/>
    <w:rsid w:val="00402ED5"/>
    <w:rsid w:val="00403591"/>
    <w:rsid w:val="00404C08"/>
    <w:rsid w:val="004067AC"/>
    <w:rsid w:val="0040774B"/>
    <w:rsid w:val="004079E7"/>
    <w:rsid w:val="00411E65"/>
    <w:rsid w:val="0041349D"/>
    <w:rsid w:val="004137C1"/>
    <w:rsid w:val="00414E51"/>
    <w:rsid w:val="004154C8"/>
    <w:rsid w:val="00416E20"/>
    <w:rsid w:val="00420262"/>
    <w:rsid w:val="00420730"/>
    <w:rsid w:val="0042442F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48C7"/>
    <w:rsid w:val="00434F82"/>
    <w:rsid w:val="004355B6"/>
    <w:rsid w:val="00435F0C"/>
    <w:rsid w:val="00436866"/>
    <w:rsid w:val="004417FD"/>
    <w:rsid w:val="00441B67"/>
    <w:rsid w:val="00444997"/>
    <w:rsid w:val="00445852"/>
    <w:rsid w:val="00451EBE"/>
    <w:rsid w:val="004526FD"/>
    <w:rsid w:val="004527AA"/>
    <w:rsid w:val="004535F8"/>
    <w:rsid w:val="00455F77"/>
    <w:rsid w:val="00462CF5"/>
    <w:rsid w:val="00464802"/>
    <w:rsid w:val="00464EF2"/>
    <w:rsid w:val="00465B29"/>
    <w:rsid w:val="00466E91"/>
    <w:rsid w:val="00467923"/>
    <w:rsid w:val="00471A4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A97"/>
    <w:rsid w:val="004851A5"/>
    <w:rsid w:val="0048629C"/>
    <w:rsid w:val="00490A85"/>
    <w:rsid w:val="00491F1A"/>
    <w:rsid w:val="00493729"/>
    <w:rsid w:val="004941A6"/>
    <w:rsid w:val="00494E0A"/>
    <w:rsid w:val="00495518"/>
    <w:rsid w:val="00495DE6"/>
    <w:rsid w:val="004960D8"/>
    <w:rsid w:val="004963CF"/>
    <w:rsid w:val="0049754E"/>
    <w:rsid w:val="004A0724"/>
    <w:rsid w:val="004A257C"/>
    <w:rsid w:val="004A3097"/>
    <w:rsid w:val="004A4858"/>
    <w:rsid w:val="004A59CA"/>
    <w:rsid w:val="004A5C41"/>
    <w:rsid w:val="004A694E"/>
    <w:rsid w:val="004B30AF"/>
    <w:rsid w:val="004B3238"/>
    <w:rsid w:val="004B4B62"/>
    <w:rsid w:val="004B5083"/>
    <w:rsid w:val="004B55B7"/>
    <w:rsid w:val="004B5F60"/>
    <w:rsid w:val="004B7829"/>
    <w:rsid w:val="004C2E92"/>
    <w:rsid w:val="004C3C10"/>
    <w:rsid w:val="004C3EDB"/>
    <w:rsid w:val="004C6A49"/>
    <w:rsid w:val="004C7361"/>
    <w:rsid w:val="004C74C3"/>
    <w:rsid w:val="004D0094"/>
    <w:rsid w:val="004D216F"/>
    <w:rsid w:val="004D4829"/>
    <w:rsid w:val="004D5589"/>
    <w:rsid w:val="004D56FC"/>
    <w:rsid w:val="004D57AD"/>
    <w:rsid w:val="004D7423"/>
    <w:rsid w:val="004D7F51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0FB0"/>
    <w:rsid w:val="004F1219"/>
    <w:rsid w:val="004F1DBC"/>
    <w:rsid w:val="004F2286"/>
    <w:rsid w:val="004F36CF"/>
    <w:rsid w:val="004F3DE0"/>
    <w:rsid w:val="004F4B46"/>
    <w:rsid w:val="004F5CD1"/>
    <w:rsid w:val="004F68A3"/>
    <w:rsid w:val="004F6F1E"/>
    <w:rsid w:val="004F7050"/>
    <w:rsid w:val="005008F9"/>
    <w:rsid w:val="00502D52"/>
    <w:rsid w:val="00502E47"/>
    <w:rsid w:val="00504049"/>
    <w:rsid w:val="00504AAF"/>
    <w:rsid w:val="00504C93"/>
    <w:rsid w:val="00504DF9"/>
    <w:rsid w:val="005069FC"/>
    <w:rsid w:val="00506AD7"/>
    <w:rsid w:val="00510685"/>
    <w:rsid w:val="00512C24"/>
    <w:rsid w:val="00512FC5"/>
    <w:rsid w:val="00513AEF"/>
    <w:rsid w:val="00514AF8"/>
    <w:rsid w:val="005156A2"/>
    <w:rsid w:val="00516E56"/>
    <w:rsid w:val="00520617"/>
    <w:rsid w:val="00521F1B"/>
    <w:rsid w:val="0052330B"/>
    <w:rsid w:val="00526BCE"/>
    <w:rsid w:val="00526E19"/>
    <w:rsid w:val="00530FE1"/>
    <w:rsid w:val="0053375D"/>
    <w:rsid w:val="00534FA4"/>
    <w:rsid w:val="005405AC"/>
    <w:rsid w:val="005408F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D84"/>
    <w:rsid w:val="00554DB6"/>
    <w:rsid w:val="00555D25"/>
    <w:rsid w:val="00556E72"/>
    <w:rsid w:val="00556F1E"/>
    <w:rsid w:val="005570D3"/>
    <w:rsid w:val="00557280"/>
    <w:rsid w:val="0055786A"/>
    <w:rsid w:val="0056066F"/>
    <w:rsid w:val="005644C1"/>
    <w:rsid w:val="00564C4F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41FB"/>
    <w:rsid w:val="005877DB"/>
    <w:rsid w:val="0059175D"/>
    <w:rsid w:val="00591BCA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D63"/>
    <w:rsid w:val="005B668B"/>
    <w:rsid w:val="005B6D39"/>
    <w:rsid w:val="005C14FE"/>
    <w:rsid w:val="005C1FDD"/>
    <w:rsid w:val="005C31C1"/>
    <w:rsid w:val="005C3BDE"/>
    <w:rsid w:val="005C4090"/>
    <w:rsid w:val="005C502B"/>
    <w:rsid w:val="005C547B"/>
    <w:rsid w:val="005C70CE"/>
    <w:rsid w:val="005C788C"/>
    <w:rsid w:val="005D0310"/>
    <w:rsid w:val="005D0CD9"/>
    <w:rsid w:val="005D2D14"/>
    <w:rsid w:val="005D3830"/>
    <w:rsid w:val="005D5F48"/>
    <w:rsid w:val="005D66E3"/>
    <w:rsid w:val="005D6F51"/>
    <w:rsid w:val="005E1DCF"/>
    <w:rsid w:val="005E5AFD"/>
    <w:rsid w:val="005E616C"/>
    <w:rsid w:val="005F01E1"/>
    <w:rsid w:val="005F0200"/>
    <w:rsid w:val="005F15F8"/>
    <w:rsid w:val="005F2A73"/>
    <w:rsid w:val="005F31A5"/>
    <w:rsid w:val="005F3649"/>
    <w:rsid w:val="005F46F0"/>
    <w:rsid w:val="005F49FE"/>
    <w:rsid w:val="005F715F"/>
    <w:rsid w:val="006002C3"/>
    <w:rsid w:val="00601A67"/>
    <w:rsid w:val="006023E2"/>
    <w:rsid w:val="00604563"/>
    <w:rsid w:val="00605088"/>
    <w:rsid w:val="00605C5E"/>
    <w:rsid w:val="00606919"/>
    <w:rsid w:val="0060694C"/>
    <w:rsid w:val="00606C0C"/>
    <w:rsid w:val="0060742F"/>
    <w:rsid w:val="0060755C"/>
    <w:rsid w:val="00607858"/>
    <w:rsid w:val="006126F6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0F70"/>
    <w:rsid w:val="00621455"/>
    <w:rsid w:val="006222EE"/>
    <w:rsid w:val="0062393A"/>
    <w:rsid w:val="006263AA"/>
    <w:rsid w:val="0062670A"/>
    <w:rsid w:val="00627BA1"/>
    <w:rsid w:val="00627E62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47C7C"/>
    <w:rsid w:val="00650A89"/>
    <w:rsid w:val="006513B2"/>
    <w:rsid w:val="006517B4"/>
    <w:rsid w:val="006528CB"/>
    <w:rsid w:val="00654170"/>
    <w:rsid w:val="00654662"/>
    <w:rsid w:val="00655E0C"/>
    <w:rsid w:val="00660F38"/>
    <w:rsid w:val="00662652"/>
    <w:rsid w:val="00662A21"/>
    <w:rsid w:val="0066385E"/>
    <w:rsid w:val="00665772"/>
    <w:rsid w:val="006659BD"/>
    <w:rsid w:val="00666D2A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A84"/>
    <w:rsid w:val="00687806"/>
    <w:rsid w:val="00687A9F"/>
    <w:rsid w:val="00691D28"/>
    <w:rsid w:val="0069275C"/>
    <w:rsid w:val="006A062F"/>
    <w:rsid w:val="006A104A"/>
    <w:rsid w:val="006A3DF7"/>
    <w:rsid w:val="006A4910"/>
    <w:rsid w:val="006A5073"/>
    <w:rsid w:val="006A71D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4D27"/>
    <w:rsid w:val="006E72C1"/>
    <w:rsid w:val="006F0D54"/>
    <w:rsid w:val="006F0DF2"/>
    <w:rsid w:val="006F10BC"/>
    <w:rsid w:val="006F140F"/>
    <w:rsid w:val="006F3D5D"/>
    <w:rsid w:val="006F4E53"/>
    <w:rsid w:val="006F6088"/>
    <w:rsid w:val="006F6F64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6073"/>
    <w:rsid w:val="00717110"/>
    <w:rsid w:val="00717A06"/>
    <w:rsid w:val="00720CCA"/>
    <w:rsid w:val="00723A9C"/>
    <w:rsid w:val="007251B8"/>
    <w:rsid w:val="0072696F"/>
    <w:rsid w:val="00727045"/>
    <w:rsid w:val="0072715B"/>
    <w:rsid w:val="00727B6B"/>
    <w:rsid w:val="00727F24"/>
    <w:rsid w:val="0073008D"/>
    <w:rsid w:val="007330C9"/>
    <w:rsid w:val="00733638"/>
    <w:rsid w:val="007350A9"/>
    <w:rsid w:val="00736311"/>
    <w:rsid w:val="00736BC5"/>
    <w:rsid w:val="00736D31"/>
    <w:rsid w:val="00742451"/>
    <w:rsid w:val="0074374B"/>
    <w:rsid w:val="00743A91"/>
    <w:rsid w:val="0074485A"/>
    <w:rsid w:val="00746C1E"/>
    <w:rsid w:val="007500C3"/>
    <w:rsid w:val="00750C0E"/>
    <w:rsid w:val="0075264B"/>
    <w:rsid w:val="00752D2A"/>
    <w:rsid w:val="007555A0"/>
    <w:rsid w:val="00756255"/>
    <w:rsid w:val="00756277"/>
    <w:rsid w:val="0076098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4B3F"/>
    <w:rsid w:val="007762B9"/>
    <w:rsid w:val="00777205"/>
    <w:rsid w:val="007775CF"/>
    <w:rsid w:val="00780048"/>
    <w:rsid w:val="00780D1A"/>
    <w:rsid w:val="00782556"/>
    <w:rsid w:val="0078385A"/>
    <w:rsid w:val="00786445"/>
    <w:rsid w:val="00786742"/>
    <w:rsid w:val="00787F4A"/>
    <w:rsid w:val="00791AC7"/>
    <w:rsid w:val="00794340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A6AF4"/>
    <w:rsid w:val="007B1DF5"/>
    <w:rsid w:val="007B1FD8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40E3"/>
    <w:rsid w:val="007C471F"/>
    <w:rsid w:val="007C5568"/>
    <w:rsid w:val="007C7994"/>
    <w:rsid w:val="007D0478"/>
    <w:rsid w:val="007D1206"/>
    <w:rsid w:val="007D1966"/>
    <w:rsid w:val="007D2A56"/>
    <w:rsid w:val="007D3D87"/>
    <w:rsid w:val="007D3F48"/>
    <w:rsid w:val="007D424F"/>
    <w:rsid w:val="007D5302"/>
    <w:rsid w:val="007E04D6"/>
    <w:rsid w:val="007E1188"/>
    <w:rsid w:val="007E1467"/>
    <w:rsid w:val="007E1BCC"/>
    <w:rsid w:val="007E36B6"/>
    <w:rsid w:val="007E7D1B"/>
    <w:rsid w:val="007F08DD"/>
    <w:rsid w:val="007F18D3"/>
    <w:rsid w:val="007F1DE1"/>
    <w:rsid w:val="007F260B"/>
    <w:rsid w:val="007F2DD0"/>
    <w:rsid w:val="007F399F"/>
    <w:rsid w:val="007F3AA6"/>
    <w:rsid w:val="007F4BA4"/>
    <w:rsid w:val="007F5DDF"/>
    <w:rsid w:val="007F711E"/>
    <w:rsid w:val="007F7986"/>
    <w:rsid w:val="008007CD"/>
    <w:rsid w:val="0080132D"/>
    <w:rsid w:val="008013F4"/>
    <w:rsid w:val="00801668"/>
    <w:rsid w:val="00801C67"/>
    <w:rsid w:val="00804310"/>
    <w:rsid w:val="0080522B"/>
    <w:rsid w:val="008063A4"/>
    <w:rsid w:val="00810882"/>
    <w:rsid w:val="00810A86"/>
    <w:rsid w:val="0081194E"/>
    <w:rsid w:val="008119B4"/>
    <w:rsid w:val="0081237F"/>
    <w:rsid w:val="00814F01"/>
    <w:rsid w:val="00814FA9"/>
    <w:rsid w:val="0081559D"/>
    <w:rsid w:val="00817A49"/>
    <w:rsid w:val="00817B22"/>
    <w:rsid w:val="00821E07"/>
    <w:rsid w:val="00824391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4116E"/>
    <w:rsid w:val="00843DF7"/>
    <w:rsid w:val="008450EE"/>
    <w:rsid w:val="00847397"/>
    <w:rsid w:val="008476ED"/>
    <w:rsid w:val="00851BBC"/>
    <w:rsid w:val="008551C4"/>
    <w:rsid w:val="00857332"/>
    <w:rsid w:val="00857C79"/>
    <w:rsid w:val="00860423"/>
    <w:rsid w:val="008613DA"/>
    <w:rsid w:val="00861702"/>
    <w:rsid w:val="00862902"/>
    <w:rsid w:val="0086302A"/>
    <w:rsid w:val="00872120"/>
    <w:rsid w:val="00872923"/>
    <w:rsid w:val="008730E0"/>
    <w:rsid w:val="00875072"/>
    <w:rsid w:val="00876175"/>
    <w:rsid w:val="00877347"/>
    <w:rsid w:val="00877976"/>
    <w:rsid w:val="00880CD4"/>
    <w:rsid w:val="00882D27"/>
    <w:rsid w:val="00882D59"/>
    <w:rsid w:val="00882F00"/>
    <w:rsid w:val="00882FE5"/>
    <w:rsid w:val="0088393A"/>
    <w:rsid w:val="008843C7"/>
    <w:rsid w:val="00884444"/>
    <w:rsid w:val="0088507B"/>
    <w:rsid w:val="008867B4"/>
    <w:rsid w:val="0088731E"/>
    <w:rsid w:val="00887C17"/>
    <w:rsid w:val="00890768"/>
    <w:rsid w:val="0089160A"/>
    <w:rsid w:val="008924AD"/>
    <w:rsid w:val="00892FBE"/>
    <w:rsid w:val="00893977"/>
    <w:rsid w:val="00893A88"/>
    <w:rsid w:val="008967E3"/>
    <w:rsid w:val="00897FAB"/>
    <w:rsid w:val="008A11D9"/>
    <w:rsid w:val="008A1793"/>
    <w:rsid w:val="008A374E"/>
    <w:rsid w:val="008A66EC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736C"/>
    <w:rsid w:val="008C7CF2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153E"/>
    <w:rsid w:val="008E28E5"/>
    <w:rsid w:val="008E360A"/>
    <w:rsid w:val="008E3675"/>
    <w:rsid w:val="008E422C"/>
    <w:rsid w:val="008E4F4D"/>
    <w:rsid w:val="008E505C"/>
    <w:rsid w:val="008F2B6C"/>
    <w:rsid w:val="008F53CE"/>
    <w:rsid w:val="00900A47"/>
    <w:rsid w:val="00902932"/>
    <w:rsid w:val="009029BA"/>
    <w:rsid w:val="00902B5D"/>
    <w:rsid w:val="00904CCB"/>
    <w:rsid w:val="0090604F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BE2"/>
    <w:rsid w:val="00915848"/>
    <w:rsid w:val="0091767C"/>
    <w:rsid w:val="00917875"/>
    <w:rsid w:val="00920193"/>
    <w:rsid w:val="00920609"/>
    <w:rsid w:val="0092081A"/>
    <w:rsid w:val="00923800"/>
    <w:rsid w:val="009250EF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5487"/>
    <w:rsid w:val="00935AB8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4BB"/>
    <w:rsid w:val="00952B8A"/>
    <w:rsid w:val="00952F71"/>
    <w:rsid w:val="0095369F"/>
    <w:rsid w:val="00954165"/>
    <w:rsid w:val="0095425E"/>
    <w:rsid w:val="00954968"/>
    <w:rsid w:val="009563BC"/>
    <w:rsid w:val="0095741B"/>
    <w:rsid w:val="00957B98"/>
    <w:rsid w:val="00961220"/>
    <w:rsid w:val="00961424"/>
    <w:rsid w:val="00961ABB"/>
    <w:rsid w:val="00962A40"/>
    <w:rsid w:val="009635C8"/>
    <w:rsid w:val="009654C5"/>
    <w:rsid w:val="0096551D"/>
    <w:rsid w:val="00970300"/>
    <w:rsid w:val="00975DEB"/>
    <w:rsid w:val="00976E03"/>
    <w:rsid w:val="009774F1"/>
    <w:rsid w:val="00980D68"/>
    <w:rsid w:val="00981B4C"/>
    <w:rsid w:val="00981FFD"/>
    <w:rsid w:val="00983634"/>
    <w:rsid w:val="00984C73"/>
    <w:rsid w:val="00984F9C"/>
    <w:rsid w:val="009865DF"/>
    <w:rsid w:val="00986DCA"/>
    <w:rsid w:val="00987C10"/>
    <w:rsid w:val="00990E1C"/>
    <w:rsid w:val="0099161B"/>
    <w:rsid w:val="009919BE"/>
    <w:rsid w:val="00991A87"/>
    <w:rsid w:val="00992189"/>
    <w:rsid w:val="00996FBD"/>
    <w:rsid w:val="00997CF1"/>
    <w:rsid w:val="00997D52"/>
    <w:rsid w:val="009A0ECB"/>
    <w:rsid w:val="009A27AE"/>
    <w:rsid w:val="009A2B08"/>
    <w:rsid w:val="009A2B39"/>
    <w:rsid w:val="009A371E"/>
    <w:rsid w:val="009B00B9"/>
    <w:rsid w:val="009B03AE"/>
    <w:rsid w:val="009B07CD"/>
    <w:rsid w:val="009B12AE"/>
    <w:rsid w:val="009B1AC7"/>
    <w:rsid w:val="009B48AB"/>
    <w:rsid w:val="009B6578"/>
    <w:rsid w:val="009C04D8"/>
    <w:rsid w:val="009C13DF"/>
    <w:rsid w:val="009C1C37"/>
    <w:rsid w:val="009C2354"/>
    <w:rsid w:val="009C2569"/>
    <w:rsid w:val="009C37C9"/>
    <w:rsid w:val="009C4D4B"/>
    <w:rsid w:val="009C4E9C"/>
    <w:rsid w:val="009C55EA"/>
    <w:rsid w:val="009D1A50"/>
    <w:rsid w:val="009D2F58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E4CAA"/>
    <w:rsid w:val="009F018C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014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27B91"/>
    <w:rsid w:val="00A30698"/>
    <w:rsid w:val="00A33286"/>
    <w:rsid w:val="00A33CAF"/>
    <w:rsid w:val="00A35875"/>
    <w:rsid w:val="00A35C5E"/>
    <w:rsid w:val="00A37555"/>
    <w:rsid w:val="00A41D0C"/>
    <w:rsid w:val="00A42DC7"/>
    <w:rsid w:val="00A43746"/>
    <w:rsid w:val="00A43C16"/>
    <w:rsid w:val="00A46438"/>
    <w:rsid w:val="00A51AB2"/>
    <w:rsid w:val="00A530A4"/>
    <w:rsid w:val="00A547C7"/>
    <w:rsid w:val="00A54C08"/>
    <w:rsid w:val="00A6080A"/>
    <w:rsid w:val="00A65304"/>
    <w:rsid w:val="00A65A22"/>
    <w:rsid w:val="00A70F6F"/>
    <w:rsid w:val="00A71C19"/>
    <w:rsid w:val="00A73997"/>
    <w:rsid w:val="00A7426E"/>
    <w:rsid w:val="00A75387"/>
    <w:rsid w:val="00A75405"/>
    <w:rsid w:val="00A75A2E"/>
    <w:rsid w:val="00A7651E"/>
    <w:rsid w:val="00A77706"/>
    <w:rsid w:val="00A777A3"/>
    <w:rsid w:val="00A803BF"/>
    <w:rsid w:val="00A8226C"/>
    <w:rsid w:val="00A843B6"/>
    <w:rsid w:val="00A85CE5"/>
    <w:rsid w:val="00A87363"/>
    <w:rsid w:val="00A87B97"/>
    <w:rsid w:val="00A87D64"/>
    <w:rsid w:val="00A90AD8"/>
    <w:rsid w:val="00A90E3E"/>
    <w:rsid w:val="00A92467"/>
    <w:rsid w:val="00A92DC8"/>
    <w:rsid w:val="00A95AE5"/>
    <w:rsid w:val="00A95D8B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B62"/>
    <w:rsid w:val="00AB7A21"/>
    <w:rsid w:val="00AC09E3"/>
    <w:rsid w:val="00AC1094"/>
    <w:rsid w:val="00AC4C3A"/>
    <w:rsid w:val="00AC52D6"/>
    <w:rsid w:val="00AD2637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45FB"/>
    <w:rsid w:val="00AF4866"/>
    <w:rsid w:val="00AF5F98"/>
    <w:rsid w:val="00B0182A"/>
    <w:rsid w:val="00B03C38"/>
    <w:rsid w:val="00B04E31"/>
    <w:rsid w:val="00B05096"/>
    <w:rsid w:val="00B05D52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4D6"/>
    <w:rsid w:val="00B23533"/>
    <w:rsid w:val="00B24441"/>
    <w:rsid w:val="00B255F6"/>
    <w:rsid w:val="00B2591C"/>
    <w:rsid w:val="00B2637F"/>
    <w:rsid w:val="00B27644"/>
    <w:rsid w:val="00B303C1"/>
    <w:rsid w:val="00B32101"/>
    <w:rsid w:val="00B34288"/>
    <w:rsid w:val="00B34504"/>
    <w:rsid w:val="00B3487E"/>
    <w:rsid w:val="00B34C66"/>
    <w:rsid w:val="00B37E0E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960"/>
    <w:rsid w:val="00B52CE5"/>
    <w:rsid w:val="00B537D4"/>
    <w:rsid w:val="00B5476D"/>
    <w:rsid w:val="00B54DB9"/>
    <w:rsid w:val="00B567EA"/>
    <w:rsid w:val="00B571A1"/>
    <w:rsid w:val="00B61423"/>
    <w:rsid w:val="00B625AD"/>
    <w:rsid w:val="00B66345"/>
    <w:rsid w:val="00B6722A"/>
    <w:rsid w:val="00B6752A"/>
    <w:rsid w:val="00B67C0A"/>
    <w:rsid w:val="00B67C79"/>
    <w:rsid w:val="00B70B93"/>
    <w:rsid w:val="00B719AE"/>
    <w:rsid w:val="00B74CD7"/>
    <w:rsid w:val="00B74E9B"/>
    <w:rsid w:val="00B76473"/>
    <w:rsid w:val="00B82F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3A13"/>
    <w:rsid w:val="00BA44DD"/>
    <w:rsid w:val="00BA5239"/>
    <w:rsid w:val="00BA668A"/>
    <w:rsid w:val="00BA7CC2"/>
    <w:rsid w:val="00BB0002"/>
    <w:rsid w:val="00BB3FF0"/>
    <w:rsid w:val="00BB52F2"/>
    <w:rsid w:val="00BB7ADC"/>
    <w:rsid w:val="00BC1F7D"/>
    <w:rsid w:val="00BC2792"/>
    <w:rsid w:val="00BC2A7E"/>
    <w:rsid w:val="00BC3957"/>
    <w:rsid w:val="00BC4525"/>
    <w:rsid w:val="00BC59B9"/>
    <w:rsid w:val="00BC7197"/>
    <w:rsid w:val="00BC7328"/>
    <w:rsid w:val="00BC7819"/>
    <w:rsid w:val="00BD25B5"/>
    <w:rsid w:val="00BD3B20"/>
    <w:rsid w:val="00BD41B4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F62"/>
    <w:rsid w:val="00BF004E"/>
    <w:rsid w:val="00BF05E5"/>
    <w:rsid w:val="00BF2537"/>
    <w:rsid w:val="00C001F3"/>
    <w:rsid w:val="00C002C6"/>
    <w:rsid w:val="00C019BA"/>
    <w:rsid w:val="00C03E7D"/>
    <w:rsid w:val="00C0664A"/>
    <w:rsid w:val="00C07A4B"/>
    <w:rsid w:val="00C13303"/>
    <w:rsid w:val="00C13639"/>
    <w:rsid w:val="00C13884"/>
    <w:rsid w:val="00C1459B"/>
    <w:rsid w:val="00C15775"/>
    <w:rsid w:val="00C1630F"/>
    <w:rsid w:val="00C16618"/>
    <w:rsid w:val="00C16F76"/>
    <w:rsid w:val="00C17650"/>
    <w:rsid w:val="00C20C59"/>
    <w:rsid w:val="00C22CD9"/>
    <w:rsid w:val="00C231A8"/>
    <w:rsid w:val="00C237D6"/>
    <w:rsid w:val="00C23F6D"/>
    <w:rsid w:val="00C25714"/>
    <w:rsid w:val="00C272F3"/>
    <w:rsid w:val="00C304B6"/>
    <w:rsid w:val="00C30921"/>
    <w:rsid w:val="00C310D0"/>
    <w:rsid w:val="00C32A73"/>
    <w:rsid w:val="00C32EA7"/>
    <w:rsid w:val="00C33248"/>
    <w:rsid w:val="00C33AB7"/>
    <w:rsid w:val="00C33CCA"/>
    <w:rsid w:val="00C34003"/>
    <w:rsid w:val="00C34300"/>
    <w:rsid w:val="00C372B7"/>
    <w:rsid w:val="00C37A35"/>
    <w:rsid w:val="00C43795"/>
    <w:rsid w:val="00C43D49"/>
    <w:rsid w:val="00C44AFC"/>
    <w:rsid w:val="00C471DD"/>
    <w:rsid w:val="00C50B2D"/>
    <w:rsid w:val="00C50B8D"/>
    <w:rsid w:val="00C51097"/>
    <w:rsid w:val="00C5274C"/>
    <w:rsid w:val="00C5284F"/>
    <w:rsid w:val="00C52E69"/>
    <w:rsid w:val="00C53A15"/>
    <w:rsid w:val="00C54319"/>
    <w:rsid w:val="00C54394"/>
    <w:rsid w:val="00C549DF"/>
    <w:rsid w:val="00C54E15"/>
    <w:rsid w:val="00C56CE1"/>
    <w:rsid w:val="00C5739B"/>
    <w:rsid w:val="00C576A9"/>
    <w:rsid w:val="00C57DB0"/>
    <w:rsid w:val="00C60DF7"/>
    <w:rsid w:val="00C6105F"/>
    <w:rsid w:val="00C610A6"/>
    <w:rsid w:val="00C623C2"/>
    <w:rsid w:val="00C63712"/>
    <w:rsid w:val="00C65270"/>
    <w:rsid w:val="00C6586E"/>
    <w:rsid w:val="00C6758B"/>
    <w:rsid w:val="00C6788E"/>
    <w:rsid w:val="00C71CBC"/>
    <w:rsid w:val="00C73616"/>
    <w:rsid w:val="00C74B4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BC3"/>
    <w:rsid w:val="00C92608"/>
    <w:rsid w:val="00C927A5"/>
    <w:rsid w:val="00C9530E"/>
    <w:rsid w:val="00C96524"/>
    <w:rsid w:val="00C9697C"/>
    <w:rsid w:val="00C96D65"/>
    <w:rsid w:val="00C978F2"/>
    <w:rsid w:val="00C97E2C"/>
    <w:rsid w:val="00CA09ED"/>
    <w:rsid w:val="00CA0A55"/>
    <w:rsid w:val="00CA56C2"/>
    <w:rsid w:val="00CA59AB"/>
    <w:rsid w:val="00CB18C9"/>
    <w:rsid w:val="00CB245D"/>
    <w:rsid w:val="00CB2DCC"/>
    <w:rsid w:val="00CB356A"/>
    <w:rsid w:val="00CB4725"/>
    <w:rsid w:val="00CB4B7B"/>
    <w:rsid w:val="00CB5E24"/>
    <w:rsid w:val="00CB700F"/>
    <w:rsid w:val="00CC08E9"/>
    <w:rsid w:val="00CC0F72"/>
    <w:rsid w:val="00CC221B"/>
    <w:rsid w:val="00CC298C"/>
    <w:rsid w:val="00CC3177"/>
    <w:rsid w:val="00CC3D90"/>
    <w:rsid w:val="00CC418F"/>
    <w:rsid w:val="00CC54AF"/>
    <w:rsid w:val="00CC6D4B"/>
    <w:rsid w:val="00CD2974"/>
    <w:rsid w:val="00CD2AAB"/>
    <w:rsid w:val="00CD3C99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E6E06"/>
    <w:rsid w:val="00CE7F46"/>
    <w:rsid w:val="00CF09FC"/>
    <w:rsid w:val="00CF19A8"/>
    <w:rsid w:val="00CF472E"/>
    <w:rsid w:val="00CF64DC"/>
    <w:rsid w:val="00CF6CDF"/>
    <w:rsid w:val="00CF747E"/>
    <w:rsid w:val="00D010CF"/>
    <w:rsid w:val="00D032A2"/>
    <w:rsid w:val="00D04355"/>
    <w:rsid w:val="00D04871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68F"/>
    <w:rsid w:val="00D14B0C"/>
    <w:rsid w:val="00D16589"/>
    <w:rsid w:val="00D211A9"/>
    <w:rsid w:val="00D24313"/>
    <w:rsid w:val="00D2499D"/>
    <w:rsid w:val="00D24AD4"/>
    <w:rsid w:val="00D264C3"/>
    <w:rsid w:val="00D26706"/>
    <w:rsid w:val="00D272C1"/>
    <w:rsid w:val="00D30781"/>
    <w:rsid w:val="00D31A88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0E25"/>
    <w:rsid w:val="00D632AA"/>
    <w:rsid w:val="00D637DA"/>
    <w:rsid w:val="00D63A9F"/>
    <w:rsid w:val="00D66D2B"/>
    <w:rsid w:val="00D70D37"/>
    <w:rsid w:val="00D72BF5"/>
    <w:rsid w:val="00D72D9E"/>
    <w:rsid w:val="00D7340B"/>
    <w:rsid w:val="00D735A3"/>
    <w:rsid w:val="00D73E2B"/>
    <w:rsid w:val="00D74A92"/>
    <w:rsid w:val="00D7598C"/>
    <w:rsid w:val="00D75ABD"/>
    <w:rsid w:val="00D76693"/>
    <w:rsid w:val="00D77072"/>
    <w:rsid w:val="00D80456"/>
    <w:rsid w:val="00D813DA"/>
    <w:rsid w:val="00D826E5"/>
    <w:rsid w:val="00D830A8"/>
    <w:rsid w:val="00D84DC7"/>
    <w:rsid w:val="00D85750"/>
    <w:rsid w:val="00D90ADF"/>
    <w:rsid w:val="00D90D12"/>
    <w:rsid w:val="00D93B3C"/>
    <w:rsid w:val="00D95A2F"/>
    <w:rsid w:val="00D966A9"/>
    <w:rsid w:val="00D9773E"/>
    <w:rsid w:val="00DA0109"/>
    <w:rsid w:val="00DA017D"/>
    <w:rsid w:val="00DA07FB"/>
    <w:rsid w:val="00DA2C27"/>
    <w:rsid w:val="00DA6414"/>
    <w:rsid w:val="00DA78D9"/>
    <w:rsid w:val="00DB1236"/>
    <w:rsid w:val="00DB1C08"/>
    <w:rsid w:val="00DB3296"/>
    <w:rsid w:val="00DB546C"/>
    <w:rsid w:val="00DB74B9"/>
    <w:rsid w:val="00DC3FA2"/>
    <w:rsid w:val="00DC42CB"/>
    <w:rsid w:val="00DC56F4"/>
    <w:rsid w:val="00DC5889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38C"/>
    <w:rsid w:val="00DF7D81"/>
    <w:rsid w:val="00E0013C"/>
    <w:rsid w:val="00E01987"/>
    <w:rsid w:val="00E01B35"/>
    <w:rsid w:val="00E01B58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5BF4"/>
    <w:rsid w:val="00E17225"/>
    <w:rsid w:val="00E2040B"/>
    <w:rsid w:val="00E2136B"/>
    <w:rsid w:val="00E21392"/>
    <w:rsid w:val="00E21456"/>
    <w:rsid w:val="00E24762"/>
    <w:rsid w:val="00E265B3"/>
    <w:rsid w:val="00E272D4"/>
    <w:rsid w:val="00E27647"/>
    <w:rsid w:val="00E2781B"/>
    <w:rsid w:val="00E30FB6"/>
    <w:rsid w:val="00E31196"/>
    <w:rsid w:val="00E322D8"/>
    <w:rsid w:val="00E3302F"/>
    <w:rsid w:val="00E36198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0BE"/>
    <w:rsid w:val="00E52570"/>
    <w:rsid w:val="00E53866"/>
    <w:rsid w:val="00E54FCA"/>
    <w:rsid w:val="00E55E92"/>
    <w:rsid w:val="00E60BD6"/>
    <w:rsid w:val="00E623E2"/>
    <w:rsid w:val="00E63E4A"/>
    <w:rsid w:val="00E64A2B"/>
    <w:rsid w:val="00E6543F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7020"/>
    <w:rsid w:val="00E924B6"/>
    <w:rsid w:val="00E941E8"/>
    <w:rsid w:val="00EA0083"/>
    <w:rsid w:val="00EA163E"/>
    <w:rsid w:val="00EA24B0"/>
    <w:rsid w:val="00EA3361"/>
    <w:rsid w:val="00EA3571"/>
    <w:rsid w:val="00EA3ABA"/>
    <w:rsid w:val="00EA5B03"/>
    <w:rsid w:val="00EA764E"/>
    <w:rsid w:val="00EB1EE0"/>
    <w:rsid w:val="00EB2B12"/>
    <w:rsid w:val="00EB31AC"/>
    <w:rsid w:val="00EB3951"/>
    <w:rsid w:val="00EB41CC"/>
    <w:rsid w:val="00EB4A25"/>
    <w:rsid w:val="00EB5603"/>
    <w:rsid w:val="00EC3931"/>
    <w:rsid w:val="00EC3C94"/>
    <w:rsid w:val="00EC4005"/>
    <w:rsid w:val="00EC46EB"/>
    <w:rsid w:val="00EC5B82"/>
    <w:rsid w:val="00EC70E5"/>
    <w:rsid w:val="00EC7759"/>
    <w:rsid w:val="00ED0C17"/>
    <w:rsid w:val="00ED33B7"/>
    <w:rsid w:val="00ED50CA"/>
    <w:rsid w:val="00ED7037"/>
    <w:rsid w:val="00ED7451"/>
    <w:rsid w:val="00EE0020"/>
    <w:rsid w:val="00EE0458"/>
    <w:rsid w:val="00EE0D96"/>
    <w:rsid w:val="00EE2B8B"/>
    <w:rsid w:val="00EE2D99"/>
    <w:rsid w:val="00EE3EF3"/>
    <w:rsid w:val="00EE4055"/>
    <w:rsid w:val="00EE430B"/>
    <w:rsid w:val="00EE4D0D"/>
    <w:rsid w:val="00EE4D4D"/>
    <w:rsid w:val="00EE6866"/>
    <w:rsid w:val="00EE68D9"/>
    <w:rsid w:val="00EF0C04"/>
    <w:rsid w:val="00EF0C60"/>
    <w:rsid w:val="00EF16C0"/>
    <w:rsid w:val="00EF2C4B"/>
    <w:rsid w:val="00EF3543"/>
    <w:rsid w:val="00EF3FD5"/>
    <w:rsid w:val="00EF4278"/>
    <w:rsid w:val="00EF50A3"/>
    <w:rsid w:val="00EF58DD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11B7"/>
    <w:rsid w:val="00F123C4"/>
    <w:rsid w:val="00F1255D"/>
    <w:rsid w:val="00F12706"/>
    <w:rsid w:val="00F12716"/>
    <w:rsid w:val="00F12917"/>
    <w:rsid w:val="00F12A3D"/>
    <w:rsid w:val="00F149DF"/>
    <w:rsid w:val="00F151B1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4261"/>
    <w:rsid w:val="00F54BD3"/>
    <w:rsid w:val="00F558C0"/>
    <w:rsid w:val="00F579AD"/>
    <w:rsid w:val="00F62D80"/>
    <w:rsid w:val="00F64BD2"/>
    <w:rsid w:val="00F66C53"/>
    <w:rsid w:val="00F70E49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ABB"/>
    <w:rsid w:val="00F90B26"/>
    <w:rsid w:val="00F90B9B"/>
    <w:rsid w:val="00F922BD"/>
    <w:rsid w:val="00F92E92"/>
    <w:rsid w:val="00F94E55"/>
    <w:rsid w:val="00F95158"/>
    <w:rsid w:val="00F96626"/>
    <w:rsid w:val="00F975D8"/>
    <w:rsid w:val="00FA196E"/>
    <w:rsid w:val="00FA1C57"/>
    <w:rsid w:val="00FA39AA"/>
    <w:rsid w:val="00FA5AF7"/>
    <w:rsid w:val="00FA63E7"/>
    <w:rsid w:val="00FA6F8D"/>
    <w:rsid w:val="00FB1DB0"/>
    <w:rsid w:val="00FB232D"/>
    <w:rsid w:val="00FB3957"/>
    <w:rsid w:val="00FB5109"/>
    <w:rsid w:val="00FB60D4"/>
    <w:rsid w:val="00FC124E"/>
    <w:rsid w:val="00FC1285"/>
    <w:rsid w:val="00FC5825"/>
    <w:rsid w:val="00FC5894"/>
    <w:rsid w:val="00FC7A30"/>
    <w:rsid w:val="00FD05FB"/>
    <w:rsid w:val="00FD0B3D"/>
    <w:rsid w:val="00FD1C17"/>
    <w:rsid w:val="00FD4C38"/>
    <w:rsid w:val="00FD5503"/>
    <w:rsid w:val="00FD6457"/>
    <w:rsid w:val="00FD6C4A"/>
    <w:rsid w:val="00FE289C"/>
    <w:rsid w:val="00FE6DED"/>
    <w:rsid w:val="00FF4E7F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0FC54"/>
  <w15:chartTrackingRefBased/>
  <w15:docId w15:val="{B4B75DD2-C97B-4DDE-9182-12FB076D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36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36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36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36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3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3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3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3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3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5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rsid w:val="00D1468F"/>
    <w:pPr>
      <w:spacing w:after="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6D2D"/>
    <w:pPr>
      <w:tabs>
        <w:tab w:val="left" w:pos="960"/>
        <w:tab w:val="right" w:leader="dot" w:pos="8584"/>
      </w:tabs>
      <w:spacing w:after="0"/>
      <w:ind w:left="320"/>
      <w:jc w:val="lef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C2674"/>
    <w:pPr>
      <w:spacing w:before="0" w:after="0"/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styleId="GridTable1Light">
    <w:name w:val="Grid Table 1 Light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3761A-E591-46DF-BBD5-6989FBA25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52</Pages>
  <Words>5697</Words>
  <Characters>32473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Pahommie</dc:creator>
  <cp:keywords/>
  <dc:description/>
  <cp:lastModifiedBy>CHAIWIT</cp:lastModifiedBy>
  <cp:revision>7</cp:revision>
  <cp:lastPrinted>2018-09-29T16:08:00Z</cp:lastPrinted>
  <dcterms:created xsi:type="dcterms:W3CDTF">2018-09-29T12:01:00Z</dcterms:created>
  <dcterms:modified xsi:type="dcterms:W3CDTF">2018-10-29T15:50:00Z</dcterms:modified>
</cp:coreProperties>
</file>